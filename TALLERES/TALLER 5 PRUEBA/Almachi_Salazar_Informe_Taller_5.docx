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A2A67" w:rsidP="00A709A8" w:rsidRDefault="00A80D2B" w14:paraId="28195EF6" w14:textId="508C2817">
      <w:pPr>
        <w:pStyle w:val="TituloURSI"/>
        <w:ind w:left="0" w:right="0"/>
        <w:rPr>
          <w:b/>
          <w:bCs/>
          <w:sz w:val="44"/>
          <w:szCs w:val="44"/>
          <w:lang w:eastAsia="es-ES"/>
        </w:rPr>
      </w:pPr>
      <w:r>
        <w:rPr>
          <w:b/>
          <w:bCs/>
          <w:sz w:val="44"/>
          <w:szCs w:val="44"/>
          <w:lang w:eastAsia="es-ES"/>
        </w:rPr>
        <w:t>Simulación</w:t>
      </w:r>
      <w:r w:rsidR="00031A3A">
        <w:rPr>
          <w:b/>
          <w:bCs/>
          <w:sz w:val="44"/>
          <w:szCs w:val="44"/>
          <w:lang w:eastAsia="es-ES"/>
        </w:rPr>
        <w:t xml:space="preserve"> de redes </w:t>
      </w:r>
      <w:r w:rsidR="007373E8">
        <w:rPr>
          <w:b/>
          <w:bCs/>
          <w:sz w:val="44"/>
          <w:szCs w:val="44"/>
          <w:lang w:eastAsia="es-ES"/>
        </w:rPr>
        <w:t xml:space="preserve">ópticas: </w:t>
      </w:r>
      <w:r w:rsidR="0067165E">
        <w:rPr>
          <w:b/>
          <w:bCs/>
          <w:sz w:val="44"/>
          <w:szCs w:val="44"/>
          <w:lang w:eastAsia="es-ES"/>
        </w:rPr>
        <w:t xml:space="preserve">tipo anillo, </w:t>
      </w:r>
      <w:r w:rsidR="00653735">
        <w:rPr>
          <w:b/>
          <w:bCs/>
          <w:sz w:val="44"/>
          <w:szCs w:val="44"/>
          <w:lang w:eastAsia="es-ES"/>
        </w:rPr>
        <w:t>estrella y bus.</w:t>
      </w:r>
    </w:p>
    <w:p w:rsidRPr="00A03618" w:rsidR="0071480C" w:rsidP="00A709A8" w:rsidRDefault="001A62B4" w14:paraId="5F4EEC40" w14:textId="2BBE4A39">
      <w:pPr>
        <w:pStyle w:val="TituloURSI"/>
        <w:ind w:left="0" w:right="0"/>
        <w:rPr>
          <w:sz w:val="28"/>
          <w:szCs w:val="28"/>
        </w:rPr>
      </w:pPr>
      <w:r>
        <w:rPr>
          <w:sz w:val="28"/>
          <w:szCs w:val="28"/>
        </w:rPr>
        <w:t>Taller</w:t>
      </w:r>
      <w:r w:rsidRPr="00A03618" w:rsidR="0071480C">
        <w:rPr>
          <w:sz w:val="28"/>
          <w:szCs w:val="28"/>
        </w:rPr>
        <w:t xml:space="preserve"> N°</w:t>
      </w:r>
      <w:r w:rsidR="00894F63">
        <w:rPr>
          <w:sz w:val="28"/>
          <w:szCs w:val="28"/>
        </w:rPr>
        <w:t>5</w:t>
      </w:r>
    </w:p>
    <w:p w:rsidRPr="00A03618" w:rsidR="0071480C" w:rsidRDefault="0071480C" w14:paraId="71CA3D45" w14:textId="77777777">
      <w:pPr>
        <w:jc w:val="center"/>
        <w:rPr>
          <w:b/>
          <w:bCs/>
        </w:rPr>
      </w:pPr>
    </w:p>
    <w:p w:rsidRPr="00A03618" w:rsidR="00F54BFB" w:rsidP="00F54BFB" w:rsidRDefault="00F54BFB" w14:paraId="5A0312DE" w14:textId="77777777">
      <w:pPr>
        <w:jc w:val="center"/>
        <w:rPr>
          <w:i/>
          <w:iCs/>
          <w:sz w:val="22"/>
        </w:rPr>
      </w:pPr>
      <w:r w:rsidRPr="00A03618">
        <w:rPr>
          <w:i/>
          <w:iCs/>
          <w:sz w:val="22"/>
        </w:rPr>
        <w:t xml:space="preserve">Ronaldo Alexander Almachi Murillo, </w:t>
      </w:r>
      <w:proofErr w:type="spellStart"/>
      <w:r w:rsidRPr="00A03618">
        <w:rPr>
          <w:i/>
          <w:iCs/>
          <w:sz w:val="22"/>
        </w:rPr>
        <w:t>Dennys</w:t>
      </w:r>
      <w:proofErr w:type="spellEnd"/>
      <w:r w:rsidRPr="00A03618">
        <w:rPr>
          <w:i/>
          <w:iCs/>
          <w:sz w:val="22"/>
        </w:rPr>
        <w:t xml:space="preserve"> Francisco Salazar Domínguez</w:t>
      </w:r>
    </w:p>
    <w:p w:rsidRPr="00A03618" w:rsidR="00F54BFB" w:rsidP="00F54BFB" w:rsidRDefault="00F54BFB" w14:paraId="42F7B23A" w14:textId="77777777">
      <w:pPr>
        <w:jc w:val="center"/>
        <w:rPr>
          <w:i/>
          <w:iCs/>
          <w:sz w:val="22"/>
        </w:rPr>
      </w:pPr>
      <w:r w:rsidRPr="00A03618">
        <w:rPr>
          <w:i/>
          <w:iCs/>
          <w:sz w:val="22"/>
        </w:rPr>
        <w:t>Escuela Politécnica Nacional</w:t>
      </w:r>
    </w:p>
    <w:p w:rsidRPr="00A03618" w:rsidR="00F54BFB" w:rsidP="00F54BFB" w:rsidRDefault="00F54BFB" w14:paraId="337D4445" w14:textId="77777777">
      <w:pPr>
        <w:jc w:val="center"/>
        <w:rPr>
          <w:i/>
          <w:iCs/>
          <w:sz w:val="22"/>
        </w:rPr>
      </w:pPr>
      <w:r w:rsidRPr="00A03618">
        <w:rPr>
          <w:i/>
          <w:iCs/>
          <w:sz w:val="22"/>
        </w:rPr>
        <w:t>Quito, Ecuador</w:t>
      </w:r>
    </w:p>
    <w:p w:rsidRPr="00A03618" w:rsidR="00F54BFB" w:rsidP="00F54BFB" w:rsidRDefault="00FC261B" w14:paraId="67B0E5CD" w14:textId="77777777">
      <w:pPr>
        <w:jc w:val="center"/>
        <w:rPr>
          <w:rStyle w:val="Hyperlink"/>
          <w:i/>
          <w:iCs/>
          <w:sz w:val="20"/>
          <w:szCs w:val="20"/>
        </w:rPr>
      </w:pPr>
      <w:hyperlink w:history="1" r:id="rId8">
        <w:r w:rsidRPr="00A03618" w:rsidR="00F54BFB">
          <w:rPr>
            <w:rStyle w:val="Hyperlink"/>
            <w:i/>
            <w:iCs/>
            <w:sz w:val="20"/>
            <w:szCs w:val="20"/>
          </w:rPr>
          <w:t>ronaldo.almachi@epn.edu.ec</w:t>
        </w:r>
      </w:hyperlink>
      <w:r w:rsidRPr="00A03618" w:rsidR="00F54BFB">
        <w:rPr>
          <w:rStyle w:val="Hyperlink"/>
          <w:i/>
          <w:iCs/>
          <w:sz w:val="20"/>
          <w:szCs w:val="20"/>
        </w:rPr>
        <w:t xml:space="preserve">, </w:t>
      </w:r>
      <w:hyperlink w:history="1" r:id="rId9">
        <w:r w:rsidRPr="00A03618" w:rsidR="00F54BFB">
          <w:rPr>
            <w:rStyle w:val="Hyperlink"/>
            <w:i/>
            <w:iCs/>
            <w:sz w:val="20"/>
            <w:szCs w:val="20"/>
          </w:rPr>
          <w:t>dennys.salazar@epn.edu.ec</w:t>
        </w:r>
      </w:hyperlink>
    </w:p>
    <w:p w:rsidRPr="00A03618" w:rsidR="006322B8" w:rsidP="00BB7843" w:rsidRDefault="006322B8" w14:paraId="292CCAD5" w14:textId="77777777">
      <w:pPr>
        <w:rPr>
          <w:b/>
          <w:bCs/>
          <w:sz w:val="20"/>
          <w:szCs w:val="20"/>
        </w:rPr>
      </w:pPr>
    </w:p>
    <w:p w:rsidRPr="00A03618" w:rsidR="00006224" w:rsidP="00AC5629" w:rsidRDefault="00006224" w14:paraId="64DB77B6" w14:textId="77777777">
      <w:pPr>
        <w:tabs>
          <w:tab w:val="left" w:pos="425"/>
        </w:tabs>
        <w:jc w:val="both"/>
        <w:rPr>
          <w:b/>
          <w:bCs/>
          <w:sz w:val="22"/>
          <w:szCs w:val="22"/>
        </w:rPr>
        <w:sectPr w:rsidRPr="00A03618" w:rsidR="00006224" w:rsidSect="005002E5">
          <w:footerReference w:type="default" r:id="rId10"/>
          <w:pgSz w:w="12240" w:h="15840" w:orient="portrait"/>
          <w:pgMar w:top="1418" w:right="1134" w:bottom="1134" w:left="1418" w:header="567" w:footer="567" w:gutter="0"/>
          <w:cols w:space="567"/>
          <w:docGrid w:linePitch="360"/>
        </w:sectPr>
      </w:pPr>
    </w:p>
    <w:p w:rsidR="00AA2A67" w:rsidP="00B2276E" w:rsidRDefault="0017738A" w14:paraId="2974E4EB" w14:textId="24916F93">
      <w:pPr>
        <w:tabs>
          <w:tab w:val="left" w:pos="425"/>
        </w:tabs>
        <w:jc w:val="both"/>
        <w:rPr>
          <w:b/>
          <w:bCs/>
          <w:i/>
          <w:sz w:val="22"/>
          <w:szCs w:val="22"/>
        </w:rPr>
      </w:pPr>
      <w:r w:rsidRPr="00A03618">
        <w:rPr>
          <w:b/>
          <w:bCs/>
          <w:sz w:val="22"/>
          <w:szCs w:val="22"/>
        </w:rPr>
        <w:t xml:space="preserve">     </w:t>
      </w:r>
      <w:r w:rsidRPr="00A03618" w:rsidR="00B2276E">
        <w:rPr>
          <w:b/>
          <w:bCs/>
          <w:i/>
          <w:sz w:val="22"/>
          <w:szCs w:val="22"/>
        </w:rPr>
        <w:t xml:space="preserve">Resumen: </w:t>
      </w:r>
      <w:r w:rsidR="0042053A">
        <w:rPr>
          <w:b/>
          <w:bCs/>
          <w:i/>
          <w:sz w:val="22"/>
          <w:szCs w:val="22"/>
        </w:rPr>
        <w:t xml:space="preserve">En este documento se presenta </w:t>
      </w:r>
      <w:r w:rsidR="001A62B4">
        <w:rPr>
          <w:b/>
          <w:bCs/>
          <w:i/>
          <w:sz w:val="22"/>
          <w:szCs w:val="22"/>
        </w:rPr>
        <w:t xml:space="preserve">la simulación de redes ópticas tomando como referencia las topologías tipo </w:t>
      </w:r>
      <w:r w:rsidR="0071692F">
        <w:rPr>
          <w:b/>
          <w:bCs/>
          <w:i/>
          <w:sz w:val="22"/>
          <w:szCs w:val="22"/>
        </w:rPr>
        <w:t xml:space="preserve">anillo, estrella y bus, además </w:t>
      </w:r>
      <w:r w:rsidR="005A02A7">
        <w:rPr>
          <w:b/>
          <w:bCs/>
          <w:i/>
          <w:sz w:val="22"/>
          <w:szCs w:val="22"/>
        </w:rPr>
        <w:t xml:space="preserve">se incluye una variación en los parámetros de simulación </w:t>
      </w:r>
      <w:r w:rsidR="00884C8D">
        <w:rPr>
          <w:b/>
          <w:bCs/>
          <w:i/>
          <w:sz w:val="22"/>
          <w:szCs w:val="22"/>
        </w:rPr>
        <w:t>y una justificación de los equipos usados</w:t>
      </w:r>
      <w:r w:rsidR="004E512E">
        <w:rPr>
          <w:b/>
          <w:bCs/>
          <w:i/>
          <w:sz w:val="22"/>
          <w:szCs w:val="22"/>
        </w:rPr>
        <w:t>.</w:t>
      </w:r>
    </w:p>
    <w:p w:rsidRPr="00DB7087" w:rsidR="004E512E" w:rsidP="00B2276E" w:rsidRDefault="004E512E" w14:paraId="7A722973" w14:textId="77777777">
      <w:pPr>
        <w:tabs>
          <w:tab w:val="left" w:pos="425"/>
        </w:tabs>
        <w:jc w:val="both"/>
        <w:rPr>
          <w:b/>
          <w:bCs/>
          <w:i/>
          <w:sz w:val="22"/>
          <w:szCs w:val="22"/>
        </w:rPr>
      </w:pPr>
    </w:p>
    <w:p w:rsidRPr="00A03618" w:rsidR="00C32D22" w:rsidP="00B2276E" w:rsidRDefault="00B2276E" w14:paraId="35B1C816" w14:textId="78DF6805">
      <w:pPr>
        <w:tabs>
          <w:tab w:val="left" w:pos="425"/>
        </w:tabs>
        <w:jc w:val="both"/>
        <w:rPr>
          <w:sz w:val="22"/>
          <w:szCs w:val="22"/>
        </w:rPr>
      </w:pPr>
      <w:r w:rsidRPr="00A03618">
        <w:rPr>
          <w:b/>
          <w:i/>
          <w:iCs/>
          <w:sz w:val="22"/>
          <w:szCs w:val="22"/>
        </w:rPr>
        <w:t xml:space="preserve">Palabras clave: </w:t>
      </w:r>
      <w:proofErr w:type="spellStart"/>
      <w:r w:rsidR="00A04AFF">
        <w:rPr>
          <w:b/>
          <w:i/>
          <w:iCs/>
          <w:sz w:val="22"/>
          <w:szCs w:val="22"/>
        </w:rPr>
        <w:t>Optisystem</w:t>
      </w:r>
      <w:proofErr w:type="spellEnd"/>
      <w:r w:rsidR="00A04AFF">
        <w:rPr>
          <w:b/>
          <w:i/>
          <w:iCs/>
          <w:sz w:val="22"/>
          <w:szCs w:val="22"/>
        </w:rPr>
        <w:t xml:space="preserve">, </w:t>
      </w:r>
      <w:r w:rsidR="00405ABC">
        <w:rPr>
          <w:b/>
          <w:i/>
          <w:iCs/>
          <w:sz w:val="22"/>
          <w:szCs w:val="22"/>
        </w:rPr>
        <w:t xml:space="preserve">red óptica, topología, </w:t>
      </w:r>
      <w:r w:rsidR="0074710E">
        <w:rPr>
          <w:b/>
          <w:i/>
          <w:iCs/>
          <w:sz w:val="22"/>
          <w:szCs w:val="22"/>
        </w:rPr>
        <w:t>equipos, simulación.</w:t>
      </w:r>
    </w:p>
    <w:p w:rsidRPr="00A03618" w:rsidR="001306CE" w:rsidP="00955AF4" w:rsidRDefault="001306CE" w14:paraId="3A973DDE" w14:textId="77777777">
      <w:pPr>
        <w:pStyle w:val="ursititulo1"/>
        <w:numPr>
          <w:ilvl w:val="0"/>
          <w:numId w:val="4"/>
        </w:numPr>
        <w:tabs>
          <w:tab w:val="clear" w:pos="360"/>
          <w:tab w:val="num" w:pos="284"/>
        </w:tabs>
        <w:rPr>
          <w:sz w:val="22"/>
          <w:szCs w:val="22"/>
          <w:lang w:val="es-EC"/>
        </w:rPr>
      </w:pPr>
      <w:r w:rsidRPr="00A03618">
        <w:rPr>
          <w:sz w:val="22"/>
          <w:szCs w:val="22"/>
          <w:lang w:val="es-EC"/>
        </w:rPr>
        <w:t>Introducción</w:t>
      </w:r>
    </w:p>
    <w:p w:rsidR="00A300E8" w:rsidP="00A300E8" w:rsidRDefault="00A300E8" w14:paraId="11F62A34" w14:textId="784894E2">
      <w:pPr>
        <w:jc w:val="both"/>
        <w:rPr>
          <w:sz w:val="22"/>
          <w:szCs w:val="22"/>
          <w:lang w:eastAsia="en-US"/>
        </w:rPr>
      </w:pPr>
      <w:r w:rsidRPr="00A300E8">
        <w:rPr>
          <w:sz w:val="22"/>
          <w:szCs w:val="22"/>
          <w:lang w:eastAsia="en-US"/>
        </w:rPr>
        <w:t>Las redes de fibra óptica hacen referencia a la ciencia de la transmisión de datos, voz e imágenes por el paso de la luz a través de fibras delgadas y transparentes.</w:t>
      </w:r>
      <w:r w:rsidR="00927B65">
        <w:rPr>
          <w:sz w:val="22"/>
          <w:szCs w:val="22"/>
          <w:lang w:eastAsia="en-US"/>
        </w:rPr>
        <w:fldChar w:fldCharType="begin"/>
      </w:r>
      <w:r w:rsidR="00927B65">
        <w:rPr>
          <w:sz w:val="22"/>
          <w:szCs w:val="22"/>
          <w:lang w:eastAsia="en-US"/>
        </w:rPr>
        <w:instrText xml:space="preserve"> ADDIN ZOTERO_ITEM CSL_CITATION {"citationID":"I2r6oQkW","properties":{"formattedCitation":"[1]","plainCitation":"[1]","noteIndex":0},"citationItems":[{"id":1323,"uris":["http://zotero.org/users/local/LRaKznoY/items/GJ2HNMFC"],"uri":["http://zotero.org/users/local/LRaKznoY/items/GJ2HNMFC"],"itemData":{"id":1323,"type":"post-weblog","abstract":"Conoce que son las redes de fibra óptica y cómo diseñar, configurar e instalar una red de fibra óptica, así como sus ventajas e inconvenientes","container-title":"aula21 | Formación para la Industria","language":"es","title":"Redes de Fibra Óptica: todo lo que necesitas saber | Aula21","title-short":"Redes de Fibra Óptica","URL":"http://www.cursosaula21.com/que-son-las-redes-de-fibra-optica/","accessed":{"date-parts":[["2021",7,11]]},"issued":{"date-parts":[["2019",8,5]]}}}],"schema":"https://github.com/citation-style-language/schema/raw/master/csl-citation.json"} </w:instrText>
      </w:r>
      <w:r w:rsidR="00927B65">
        <w:rPr>
          <w:sz w:val="22"/>
          <w:szCs w:val="22"/>
          <w:lang w:eastAsia="en-US"/>
        </w:rPr>
        <w:fldChar w:fldCharType="separate"/>
      </w:r>
      <w:r w:rsidRPr="00927B65" w:rsidR="00927B65">
        <w:rPr>
          <w:sz w:val="22"/>
        </w:rPr>
        <w:t>[1]</w:t>
      </w:r>
      <w:r w:rsidR="00927B65">
        <w:rPr>
          <w:sz w:val="22"/>
          <w:szCs w:val="22"/>
          <w:lang w:eastAsia="en-US"/>
        </w:rPr>
        <w:fldChar w:fldCharType="end"/>
      </w:r>
    </w:p>
    <w:p w:rsidR="00A300E8" w:rsidP="00A300E8" w:rsidRDefault="00A300E8" w14:paraId="6F85009A" w14:textId="5C7510ED">
      <w:pPr>
        <w:jc w:val="both"/>
        <w:rPr>
          <w:sz w:val="22"/>
          <w:szCs w:val="22"/>
          <w:lang w:eastAsia="en-US"/>
        </w:rPr>
      </w:pPr>
    </w:p>
    <w:p w:rsidR="00A300E8" w:rsidP="00A300E8" w:rsidRDefault="004F2485" w14:paraId="12172D0A" w14:textId="4A191AF4">
      <w:pPr>
        <w:jc w:val="both"/>
        <w:rPr>
          <w:sz w:val="22"/>
          <w:szCs w:val="22"/>
          <w:lang w:eastAsia="en-US"/>
        </w:rPr>
      </w:pPr>
      <w:r w:rsidRPr="004F2485">
        <w:rPr>
          <w:sz w:val="22"/>
          <w:szCs w:val="22"/>
          <w:lang w:eastAsia="en-US"/>
        </w:rPr>
        <w:t>En las telecomunicaciones, la tecnología de fibra óptica ha reemplazado virtualmente al cable de cobre en las líneas telefónicas de larga distancia, y se utiliza para conectar sistemas informáticos dentro de las redes de área local.</w:t>
      </w:r>
      <w:r w:rsidR="00927B65">
        <w:rPr>
          <w:sz w:val="22"/>
          <w:szCs w:val="22"/>
          <w:lang w:eastAsia="en-US"/>
        </w:rPr>
        <w:fldChar w:fldCharType="begin"/>
      </w:r>
      <w:r w:rsidR="00927B65">
        <w:rPr>
          <w:sz w:val="22"/>
          <w:szCs w:val="22"/>
          <w:lang w:eastAsia="en-US"/>
        </w:rPr>
        <w:instrText xml:space="preserve"> ADDIN ZOTERO_ITEM CSL_CITATION {"citationID":"oX2gLrKN","properties":{"formattedCitation":"[1]","plainCitation":"[1]","noteIndex":0},"citationItems":[{"id":1323,"uris":["http://zotero.org/users/local/LRaKznoY/items/GJ2HNMFC"],"uri":["http://zotero.org/users/local/LRaKznoY/items/GJ2HNMFC"],"itemData":{"id":1323,"type":"post-weblog","abstract":"Conoce que son las redes de fibra óptica y cómo diseñar, configurar e instalar una red de fibra óptica, así como sus ventajas e inconvenientes","container-title":"aula21 | Formación para la Industria","language":"es","title":"Redes de Fibra Óptica: todo lo que necesitas saber | Aula21","title-short":"Redes de Fibra Óptica","URL":"http://www.cursosaula21.com/que-son-las-redes-de-fibra-optica/","accessed":{"date-parts":[["2021",7,11]]},"issued":{"date-parts":[["2019",8,5]]}}}],"schema":"https://github.com/citation-style-language/schema/raw/master/csl-citation.json"} </w:instrText>
      </w:r>
      <w:r w:rsidR="00927B65">
        <w:rPr>
          <w:sz w:val="22"/>
          <w:szCs w:val="22"/>
          <w:lang w:eastAsia="en-US"/>
        </w:rPr>
        <w:fldChar w:fldCharType="separate"/>
      </w:r>
      <w:r w:rsidRPr="00927B65" w:rsidR="00927B65">
        <w:rPr>
          <w:sz w:val="22"/>
        </w:rPr>
        <w:t>[1]</w:t>
      </w:r>
      <w:r w:rsidR="00927B65">
        <w:rPr>
          <w:sz w:val="22"/>
          <w:szCs w:val="22"/>
          <w:lang w:eastAsia="en-US"/>
        </w:rPr>
        <w:fldChar w:fldCharType="end"/>
      </w:r>
    </w:p>
    <w:p w:rsidR="004F2485" w:rsidP="00A300E8" w:rsidRDefault="004F2485" w14:paraId="64126F9F" w14:textId="3251125C">
      <w:pPr>
        <w:jc w:val="both"/>
        <w:rPr>
          <w:sz w:val="22"/>
          <w:szCs w:val="22"/>
          <w:lang w:eastAsia="en-US"/>
        </w:rPr>
      </w:pPr>
    </w:p>
    <w:p w:rsidR="004F2485" w:rsidP="00A300E8" w:rsidRDefault="00C8108D" w14:paraId="6B3A26F7" w14:textId="44D38DD1">
      <w:pPr>
        <w:jc w:val="both"/>
        <w:rPr>
          <w:sz w:val="22"/>
          <w:szCs w:val="22"/>
          <w:lang w:eastAsia="en-US"/>
        </w:rPr>
      </w:pPr>
      <w:r w:rsidRPr="00C8108D">
        <w:rPr>
          <w:sz w:val="22"/>
          <w:szCs w:val="22"/>
          <w:lang w:eastAsia="en-US"/>
        </w:rPr>
        <w:t>La fibra óptica es también la base de los fibroscopios utilizados para examinar las partes internas del cuerpo (endoscopia) o inspeccionar los interiores de los productos estructurales fabricados.</w:t>
      </w:r>
      <w:r w:rsidR="00927B65">
        <w:rPr>
          <w:sz w:val="22"/>
          <w:szCs w:val="22"/>
          <w:lang w:eastAsia="en-US"/>
        </w:rPr>
        <w:fldChar w:fldCharType="begin"/>
      </w:r>
      <w:r w:rsidR="00927B65">
        <w:rPr>
          <w:sz w:val="22"/>
          <w:szCs w:val="22"/>
          <w:lang w:eastAsia="en-US"/>
        </w:rPr>
        <w:instrText xml:space="preserve"> ADDIN ZOTERO_ITEM CSL_CITATION {"citationID":"vlhQWH6c","properties":{"formattedCitation":"[1]","plainCitation":"[1]","noteIndex":0},"citationItems":[{"id":1323,"uris":["http://zotero.org/users/local/LRaKznoY/items/GJ2HNMFC"],"uri":["http://zotero.org/users/local/LRaKznoY/items/GJ2HNMFC"],"itemData":{"id":1323,"type":"post-weblog","abstract":"Conoce que son las redes de fibra óptica y cómo diseñar, configurar e instalar una red de fibra óptica, así como sus ventajas e inconvenientes","container-title":"aula21 | Formación para la Industria","language":"es","title":"Redes de Fibra Óptica: todo lo que necesitas saber | Aula21","title-short":"Redes de Fibra Óptica","URL":"http://www.cursosaula21.com/que-son-las-redes-de-fibra-optica/","accessed":{"date-parts":[["2021",7,11]]},"issued":{"date-parts":[["2019",8,5]]}}}],"schema":"https://github.com/citation-style-language/schema/raw/master/csl-citation.json"} </w:instrText>
      </w:r>
      <w:r w:rsidR="00927B65">
        <w:rPr>
          <w:sz w:val="22"/>
          <w:szCs w:val="22"/>
          <w:lang w:eastAsia="en-US"/>
        </w:rPr>
        <w:fldChar w:fldCharType="separate"/>
      </w:r>
      <w:r w:rsidRPr="00927B65" w:rsidR="00927B65">
        <w:rPr>
          <w:sz w:val="22"/>
        </w:rPr>
        <w:t>[1]</w:t>
      </w:r>
      <w:r w:rsidR="00927B65">
        <w:rPr>
          <w:sz w:val="22"/>
          <w:szCs w:val="22"/>
          <w:lang w:eastAsia="en-US"/>
        </w:rPr>
        <w:fldChar w:fldCharType="end"/>
      </w:r>
    </w:p>
    <w:p w:rsidR="00913E81" w:rsidP="00A300E8" w:rsidRDefault="00913E81" w14:paraId="4F247E63" w14:textId="46118AB5">
      <w:pPr>
        <w:jc w:val="both"/>
        <w:rPr>
          <w:sz w:val="22"/>
          <w:szCs w:val="22"/>
          <w:lang w:eastAsia="en-US"/>
        </w:rPr>
      </w:pPr>
    </w:p>
    <w:p w:rsidR="00913E81" w:rsidP="00A300E8" w:rsidRDefault="00D11CD4" w14:paraId="2A032D6D" w14:textId="44C334C9">
      <w:pPr>
        <w:jc w:val="both"/>
        <w:rPr>
          <w:sz w:val="22"/>
          <w:szCs w:val="22"/>
          <w:lang w:eastAsia="en-US"/>
        </w:rPr>
      </w:pPr>
      <w:r w:rsidRPr="00D11CD4">
        <w:rPr>
          <w:sz w:val="22"/>
          <w:szCs w:val="22"/>
          <w:lang w:eastAsia="en-US"/>
        </w:rPr>
        <w:t>Los sistemas de redes informáticos son un caso común de uso de fibra óptica, debido a la capacidad de la fibra para transmitir datos y proporcionar un alto ancho de banda.</w:t>
      </w:r>
      <w:r w:rsidR="00927B65">
        <w:rPr>
          <w:sz w:val="22"/>
          <w:szCs w:val="22"/>
          <w:lang w:eastAsia="en-US"/>
        </w:rPr>
        <w:fldChar w:fldCharType="begin"/>
      </w:r>
      <w:r w:rsidR="00927B65">
        <w:rPr>
          <w:sz w:val="22"/>
          <w:szCs w:val="22"/>
          <w:lang w:eastAsia="en-US"/>
        </w:rPr>
        <w:instrText xml:space="preserve"> ADDIN ZOTERO_ITEM CSL_CITATION {"citationID":"KuT7EiY3","properties":{"formattedCitation":"[1]","plainCitation":"[1]","noteIndex":0},"citationItems":[{"id":1323,"uris":["http://zotero.org/users/local/LRaKznoY/items/GJ2HNMFC"],"uri":["http://zotero.org/users/local/LRaKznoY/items/GJ2HNMFC"],"itemData":{"id":1323,"type":"post-weblog","abstract":"Conoce que son las redes de fibra óptica y cómo diseñar, configurar e instalar una red de fibra óptica, así como sus ventajas e inconvenientes","container-title":"aula21 | Formación para la Industria","language":"es","title":"Redes de Fibra Óptica: todo lo que necesitas saber | Aula21","title-short":"Redes de Fibra Óptica","URL":"http://www.cursosaula21.com/que-son-las-redes-de-fibra-optica/","accessed":{"date-parts":[["2021",7,11]]},"issued":{"date-parts":[["2019",8,5]]}}}],"schema":"https://github.com/citation-style-language/schema/raw/master/csl-citation.json"} </w:instrText>
      </w:r>
      <w:r w:rsidR="00927B65">
        <w:rPr>
          <w:sz w:val="22"/>
          <w:szCs w:val="22"/>
          <w:lang w:eastAsia="en-US"/>
        </w:rPr>
        <w:fldChar w:fldCharType="separate"/>
      </w:r>
      <w:r w:rsidRPr="00927B65" w:rsidR="00927B65">
        <w:rPr>
          <w:sz w:val="22"/>
        </w:rPr>
        <w:t>[1]</w:t>
      </w:r>
      <w:r w:rsidR="00927B65">
        <w:rPr>
          <w:sz w:val="22"/>
          <w:szCs w:val="22"/>
          <w:lang w:eastAsia="en-US"/>
        </w:rPr>
        <w:fldChar w:fldCharType="end"/>
      </w:r>
    </w:p>
    <w:p w:rsidR="00D11CD4" w:rsidP="00A300E8" w:rsidRDefault="00D11CD4" w14:paraId="58F0D213" w14:textId="29B80057">
      <w:pPr>
        <w:jc w:val="both"/>
        <w:rPr>
          <w:sz w:val="22"/>
          <w:szCs w:val="22"/>
          <w:lang w:eastAsia="en-US"/>
        </w:rPr>
      </w:pPr>
    </w:p>
    <w:p w:rsidR="000D2C4F" w:rsidP="000D2C4F" w:rsidRDefault="000D2C4F" w14:paraId="2C30A94A" w14:textId="77777777">
      <w:pPr>
        <w:keepNext/>
        <w:jc w:val="center"/>
      </w:pPr>
      <w:r w:rsidRPr="000D2C4F">
        <w:drawing>
          <wp:inline distT="0" distB="0" distL="0" distR="0" wp14:anchorId="3268E5F9" wp14:editId="6D88A9D8">
            <wp:extent cx="2895600" cy="2298065"/>
            <wp:effectExtent l="0" t="0" r="0" b="6985"/>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1"/>
                    <a:stretch>
                      <a:fillRect/>
                    </a:stretch>
                  </pic:blipFill>
                  <pic:spPr>
                    <a:xfrm>
                      <a:off x="0" y="0"/>
                      <a:ext cx="2895600" cy="2298065"/>
                    </a:xfrm>
                    <a:prstGeom prst="rect">
                      <a:avLst/>
                    </a:prstGeom>
                  </pic:spPr>
                </pic:pic>
              </a:graphicData>
            </a:graphic>
          </wp:inline>
        </w:drawing>
      </w:r>
    </w:p>
    <w:p w:rsidRPr="00196279" w:rsidR="00A300E8" w:rsidP="00F97830" w:rsidRDefault="000D2C4F" w14:paraId="585CC6AF" w14:textId="26EA0EEE">
      <w:pPr>
        <w:pStyle w:val="Caption"/>
        <w:jc w:val="center"/>
        <w:rPr>
          <w:sz w:val="22"/>
          <w:szCs w:val="22"/>
          <w:lang w:eastAsia="en-US"/>
        </w:rPr>
      </w:pPr>
      <w:r>
        <w:t xml:space="preserve">Fig. </w:t>
      </w:r>
      <w:r>
        <w:fldChar w:fldCharType="begin"/>
      </w:r>
      <w:r>
        <w:instrText> SEQ Fig. \* ARABIC </w:instrText>
      </w:r>
      <w:r>
        <w:fldChar w:fldCharType="separate"/>
      </w:r>
      <w:r w:rsidR="00FC261B">
        <w:rPr>
          <w:noProof/>
        </w:rPr>
        <w:t>1</w:t>
      </w:r>
      <w:r>
        <w:fldChar w:fldCharType="end"/>
      </w:r>
      <w:r>
        <w:t>. Esquema de una red de comunicación óptica</w:t>
      </w:r>
    </w:p>
    <w:p w:rsidRPr="00A03618" w:rsidR="001306CE" w:rsidP="00955AF4" w:rsidRDefault="001306CE" w14:paraId="1A80E94E" w14:textId="77777777">
      <w:pPr>
        <w:pStyle w:val="ursititulo1"/>
        <w:numPr>
          <w:ilvl w:val="0"/>
          <w:numId w:val="4"/>
        </w:numPr>
        <w:tabs>
          <w:tab w:val="clear" w:pos="360"/>
          <w:tab w:val="num" w:pos="284"/>
        </w:tabs>
        <w:rPr>
          <w:sz w:val="22"/>
          <w:szCs w:val="22"/>
          <w:lang w:val="es-EC"/>
        </w:rPr>
      </w:pPr>
      <w:r w:rsidRPr="00A03618">
        <w:rPr>
          <w:sz w:val="22"/>
          <w:szCs w:val="22"/>
          <w:lang w:val="es-EC"/>
        </w:rPr>
        <w:t>OBJETIVOS</w:t>
      </w:r>
    </w:p>
    <w:p w:rsidR="00894F63" w:rsidP="00087049" w:rsidRDefault="00F97830" w14:paraId="3A631049" w14:textId="743F2311">
      <w:pPr>
        <w:pStyle w:val="PrrafoURSI"/>
        <w:numPr>
          <w:ilvl w:val="0"/>
          <w:numId w:val="7"/>
        </w:numPr>
        <w:rPr>
          <w:sz w:val="22"/>
          <w:szCs w:val="22"/>
        </w:rPr>
      </w:pPr>
      <w:r>
        <w:rPr>
          <w:sz w:val="22"/>
          <w:szCs w:val="22"/>
        </w:rPr>
        <w:t xml:space="preserve">Simular redes ópticas teniendo en cuenta </w:t>
      </w:r>
      <w:r w:rsidR="00A91925">
        <w:rPr>
          <w:sz w:val="22"/>
          <w:szCs w:val="22"/>
        </w:rPr>
        <w:t xml:space="preserve">un escenario real </w:t>
      </w:r>
    </w:p>
    <w:p w:rsidRPr="00A91925" w:rsidR="009F0CA0" w:rsidP="00A91925" w:rsidRDefault="00A91925" w14:paraId="36306769" w14:textId="3C7B969E">
      <w:pPr>
        <w:pStyle w:val="PrrafoURSI"/>
        <w:numPr>
          <w:ilvl w:val="0"/>
          <w:numId w:val="7"/>
        </w:numPr>
        <w:rPr>
          <w:sz w:val="22"/>
          <w:szCs w:val="22"/>
        </w:rPr>
      </w:pPr>
      <w:r>
        <w:rPr>
          <w:sz w:val="22"/>
          <w:szCs w:val="22"/>
        </w:rPr>
        <w:t xml:space="preserve">Comprobar el rendimiento de diferentes tipos de </w:t>
      </w:r>
      <w:r w:rsidR="00712737">
        <w:rPr>
          <w:sz w:val="22"/>
          <w:szCs w:val="22"/>
        </w:rPr>
        <w:t>topología de red óptica.</w:t>
      </w:r>
    </w:p>
    <w:p w:rsidRPr="00A03618" w:rsidR="001306CE" w:rsidP="00955AF4" w:rsidRDefault="001306CE" w14:paraId="1E8EC959" w14:textId="77777777">
      <w:pPr>
        <w:pStyle w:val="ursititulo1"/>
        <w:numPr>
          <w:ilvl w:val="0"/>
          <w:numId w:val="4"/>
        </w:numPr>
        <w:tabs>
          <w:tab w:val="clear" w:pos="360"/>
          <w:tab w:val="num" w:pos="284"/>
        </w:tabs>
        <w:rPr>
          <w:sz w:val="22"/>
          <w:szCs w:val="22"/>
          <w:lang w:val="es-EC"/>
        </w:rPr>
      </w:pPr>
      <w:r w:rsidRPr="00A03618">
        <w:rPr>
          <w:sz w:val="22"/>
          <w:szCs w:val="22"/>
          <w:lang w:val="es-EC"/>
        </w:rPr>
        <w:t>Equipos y materiales</w:t>
      </w:r>
    </w:p>
    <w:p w:rsidRPr="00A03618" w:rsidR="00C7529C" w:rsidP="00C7529C" w:rsidRDefault="00C7529C" w14:paraId="49629DD9" w14:textId="77777777">
      <w:pPr>
        <w:pStyle w:val="PrrafoURSI"/>
        <w:numPr>
          <w:ilvl w:val="0"/>
          <w:numId w:val="5"/>
        </w:numPr>
        <w:rPr>
          <w:sz w:val="22"/>
          <w:szCs w:val="22"/>
        </w:rPr>
      </w:pPr>
      <w:r w:rsidRPr="00A03618">
        <w:rPr>
          <w:sz w:val="22"/>
          <w:szCs w:val="22"/>
        </w:rPr>
        <w:t>Equipo</w:t>
      </w:r>
    </w:p>
    <w:p w:rsidRPr="00A03618" w:rsidR="00C7529C" w:rsidP="00C7529C" w:rsidRDefault="00C7529C" w14:paraId="674E6113" w14:textId="77777777">
      <w:pPr>
        <w:pStyle w:val="PrrafoURSI"/>
        <w:numPr>
          <w:ilvl w:val="1"/>
          <w:numId w:val="5"/>
        </w:numPr>
        <w:rPr>
          <w:sz w:val="22"/>
          <w:szCs w:val="22"/>
        </w:rPr>
      </w:pPr>
      <w:r w:rsidRPr="00A03618">
        <w:rPr>
          <w:sz w:val="22"/>
          <w:szCs w:val="22"/>
        </w:rPr>
        <w:t>Computador</w:t>
      </w:r>
    </w:p>
    <w:p w:rsidRPr="00A03618" w:rsidR="00C7529C" w:rsidP="00C7529C" w:rsidRDefault="00C7529C" w14:paraId="44EF0E89" w14:textId="77777777">
      <w:pPr>
        <w:pStyle w:val="PrrafoURSI"/>
        <w:numPr>
          <w:ilvl w:val="0"/>
          <w:numId w:val="5"/>
        </w:numPr>
        <w:rPr>
          <w:sz w:val="22"/>
          <w:szCs w:val="22"/>
        </w:rPr>
      </w:pPr>
      <w:r w:rsidRPr="00A03618">
        <w:rPr>
          <w:sz w:val="22"/>
          <w:szCs w:val="22"/>
        </w:rPr>
        <w:t>Software</w:t>
      </w:r>
    </w:p>
    <w:p w:rsidRPr="00A03618" w:rsidR="00186B99" w:rsidP="00C7529C" w:rsidRDefault="003203BC" w14:paraId="46331BA4" w14:textId="5B6A7CB3">
      <w:pPr>
        <w:pStyle w:val="PrrafoURSI"/>
        <w:numPr>
          <w:ilvl w:val="1"/>
          <w:numId w:val="5"/>
        </w:numPr>
        <w:rPr>
          <w:sz w:val="22"/>
          <w:szCs w:val="22"/>
        </w:rPr>
      </w:pPr>
      <w:proofErr w:type="spellStart"/>
      <w:r>
        <w:rPr>
          <w:sz w:val="22"/>
          <w:szCs w:val="22"/>
        </w:rPr>
        <w:t>Optisystem</w:t>
      </w:r>
      <w:proofErr w:type="spellEnd"/>
      <w:r w:rsidR="009F0CA0">
        <w:rPr>
          <w:sz w:val="22"/>
          <w:szCs w:val="22"/>
        </w:rPr>
        <w:t xml:space="preserve"> </w:t>
      </w:r>
    </w:p>
    <w:p w:rsidRPr="00A03618" w:rsidR="001306CE" w:rsidP="00955AF4" w:rsidRDefault="00EF3427" w14:paraId="27A225FB" w14:textId="1D9B2AD9">
      <w:pPr>
        <w:pStyle w:val="ursititulo1"/>
        <w:numPr>
          <w:ilvl w:val="0"/>
          <w:numId w:val="4"/>
        </w:numPr>
        <w:tabs>
          <w:tab w:val="clear" w:pos="360"/>
          <w:tab w:val="num" w:pos="284"/>
        </w:tabs>
        <w:rPr>
          <w:sz w:val="22"/>
          <w:szCs w:val="22"/>
          <w:lang w:val="es-EC"/>
        </w:rPr>
      </w:pPr>
      <w:r>
        <w:rPr>
          <w:sz w:val="22"/>
          <w:szCs w:val="22"/>
          <w:lang w:val="es-EC"/>
        </w:rPr>
        <w:t>simulaciones</w:t>
      </w:r>
    </w:p>
    <w:p w:rsidR="006A3FF8" w:rsidP="00014898" w:rsidRDefault="00297AF8" w14:paraId="6F572A19" w14:textId="7080457A">
      <w:pPr>
        <w:numPr>
          <w:ilvl w:val="0"/>
          <w:numId w:val="6"/>
        </w:numPr>
        <w:jc w:val="both"/>
        <w:rPr>
          <w:b/>
          <w:bCs/>
          <w:i/>
          <w:sz w:val="22"/>
          <w:szCs w:val="22"/>
          <w:u w:val="single"/>
        </w:rPr>
      </w:pPr>
      <w:r>
        <w:rPr>
          <w:b/>
          <w:bCs/>
          <w:i/>
          <w:sz w:val="22"/>
          <w:szCs w:val="22"/>
          <w:u w:val="single"/>
        </w:rPr>
        <w:t>Topología</w:t>
      </w:r>
      <w:r w:rsidR="00054FDF">
        <w:rPr>
          <w:b/>
          <w:bCs/>
          <w:i/>
          <w:sz w:val="22"/>
          <w:szCs w:val="22"/>
          <w:u w:val="single"/>
        </w:rPr>
        <w:t xml:space="preserve"> tipo </w:t>
      </w:r>
      <w:r>
        <w:rPr>
          <w:b/>
          <w:bCs/>
          <w:i/>
          <w:sz w:val="22"/>
          <w:szCs w:val="22"/>
          <w:u w:val="single"/>
        </w:rPr>
        <w:t>anillo.</w:t>
      </w:r>
    </w:p>
    <w:p w:rsidR="00925E6B" w:rsidP="00925E6B" w:rsidRDefault="00925E6B" w14:paraId="26C9F73E" w14:textId="77777777">
      <w:pPr>
        <w:jc w:val="both"/>
        <w:rPr>
          <w:b/>
          <w:bCs/>
          <w:i/>
          <w:sz w:val="22"/>
          <w:szCs w:val="22"/>
          <w:u w:val="single"/>
        </w:rPr>
      </w:pPr>
    </w:p>
    <w:p w:rsidRPr="00925E6B" w:rsidR="00925E6B" w:rsidP="00925E6B" w:rsidRDefault="00925E6B" w14:paraId="24005CBB" w14:textId="563C1036">
      <w:pPr>
        <w:jc w:val="both"/>
        <w:rPr>
          <w:iCs/>
          <w:sz w:val="22"/>
          <w:szCs w:val="22"/>
        </w:rPr>
      </w:pPr>
      <w:r>
        <w:rPr>
          <w:iCs/>
          <w:sz w:val="22"/>
          <w:szCs w:val="22"/>
        </w:rPr>
        <w:t xml:space="preserve">En la figura 1 , se presenta el esquema </w:t>
      </w:r>
      <w:r w:rsidR="006F45D1">
        <w:rPr>
          <w:iCs/>
          <w:sz w:val="22"/>
          <w:szCs w:val="22"/>
        </w:rPr>
        <w:t xml:space="preserve">de la topología tipo anillo </w:t>
      </w:r>
      <w:r w:rsidR="00065B56">
        <w:rPr>
          <w:iCs/>
          <w:sz w:val="22"/>
          <w:szCs w:val="22"/>
        </w:rPr>
        <w:t xml:space="preserve">usando 4 estaciones a una distancia de </w:t>
      </w:r>
      <w:r w:rsidR="009D5604">
        <w:rPr>
          <w:iCs/>
          <w:sz w:val="22"/>
          <w:szCs w:val="22"/>
        </w:rPr>
        <w:t>10 km</w:t>
      </w:r>
      <w:r w:rsidR="0094422E">
        <w:rPr>
          <w:iCs/>
          <w:sz w:val="22"/>
          <w:szCs w:val="22"/>
        </w:rPr>
        <w:t xml:space="preserve"> entre cada estación</w:t>
      </w:r>
      <w:r w:rsidR="00751FFE">
        <w:rPr>
          <w:iCs/>
          <w:sz w:val="22"/>
          <w:szCs w:val="22"/>
        </w:rPr>
        <w:t>, con una velo</w:t>
      </w:r>
      <w:r w:rsidR="003D6E17">
        <w:rPr>
          <w:iCs/>
          <w:sz w:val="22"/>
          <w:szCs w:val="22"/>
        </w:rPr>
        <w:t xml:space="preserve">cidad de </w:t>
      </w:r>
      <w:r w:rsidR="008A43E0">
        <w:rPr>
          <w:iCs/>
          <w:sz w:val="22"/>
          <w:szCs w:val="22"/>
        </w:rPr>
        <w:t>10 Gbps</w:t>
      </w:r>
      <w:r w:rsidR="005311FC">
        <w:rPr>
          <w:iCs/>
          <w:sz w:val="22"/>
          <w:szCs w:val="22"/>
        </w:rPr>
        <w:t xml:space="preserve">, adicional se ha usado </w:t>
      </w:r>
      <w:r w:rsidR="004C2E58">
        <w:rPr>
          <w:iCs/>
          <w:sz w:val="22"/>
          <w:szCs w:val="22"/>
        </w:rPr>
        <w:t xml:space="preserve">un amplificador EDFA de 5 m, </w:t>
      </w:r>
      <w:r w:rsidR="00B33BC2">
        <w:rPr>
          <w:iCs/>
          <w:sz w:val="22"/>
          <w:szCs w:val="22"/>
        </w:rPr>
        <w:t xml:space="preserve">y finalmente </w:t>
      </w:r>
      <w:r w:rsidR="00667A72">
        <w:rPr>
          <w:iCs/>
          <w:sz w:val="22"/>
          <w:szCs w:val="22"/>
        </w:rPr>
        <w:t xml:space="preserve">se ha añadido un nuevo componente </w:t>
      </w:r>
      <w:r w:rsidR="00F45A6D">
        <w:rPr>
          <w:iCs/>
          <w:sz w:val="22"/>
          <w:szCs w:val="22"/>
        </w:rPr>
        <w:t xml:space="preserve">conocido como </w:t>
      </w:r>
      <w:proofErr w:type="spellStart"/>
      <w:r w:rsidR="00F45A6D">
        <w:rPr>
          <w:iCs/>
          <w:sz w:val="22"/>
          <w:szCs w:val="22"/>
        </w:rPr>
        <w:t>Optical</w:t>
      </w:r>
      <w:proofErr w:type="spellEnd"/>
      <w:r w:rsidR="00F45A6D">
        <w:rPr>
          <w:iCs/>
          <w:sz w:val="22"/>
          <w:szCs w:val="22"/>
        </w:rPr>
        <w:t xml:space="preserve"> </w:t>
      </w:r>
      <w:r w:rsidR="00143D39">
        <w:rPr>
          <w:iCs/>
          <w:sz w:val="22"/>
          <w:szCs w:val="22"/>
        </w:rPr>
        <w:t xml:space="preserve">Ring </w:t>
      </w:r>
      <w:proofErr w:type="spellStart"/>
      <w:r w:rsidR="00143D39">
        <w:rPr>
          <w:iCs/>
          <w:sz w:val="22"/>
          <w:szCs w:val="22"/>
        </w:rPr>
        <w:t>Controller</w:t>
      </w:r>
      <w:proofErr w:type="spellEnd"/>
      <w:r w:rsidR="00143D39">
        <w:rPr>
          <w:iCs/>
          <w:sz w:val="22"/>
          <w:szCs w:val="22"/>
        </w:rPr>
        <w:t xml:space="preserve">, este será </w:t>
      </w:r>
      <w:r w:rsidR="00504515">
        <w:rPr>
          <w:iCs/>
          <w:sz w:val="22"/>
          <w:szCs w:val="22"/>
        </w:rPr>
        <w:t>fundamental para que la topología tipo anillo funcione.</w:t>
      </w:r>
    </w:p>
    <w:p w:rsidR="00297AF8" w:rsidP="00297AF8" w:rsidRDefault="00297AF8" w14:paraId="45AFBD25" w14:textId="77777777">
      <w:pPr>
        <w:jc w:val="both"/>
        <w:rPr>
          <w:b/>
          <w:bCs/>
          <w:i/>
          <w:sz w:val="22"/>
          <w:szCs w:val="22"/>
          <w:u w:val="single"/>
        </w:rPr>
      </w:pPr>
    </w:p>
    <w:p w:rsidR="00BD7F7D" w:rsidP="00BD7F7D" w:rsidRDefault="00866617" w14:paraId="47D1AD4A" w14:textId="77777777">
      <w:pPr>
        <w:keepNext/>
        <w:jc w:val="center"/>
      </w:pPr>
      <w:r>
        <w:rPr>
          <w:noProof/>
        </w:rPr>
        <w:drawing>
          <wp:inline distT="0" distB="0" distL="0" distR="0" wp14:anchorId="295BBB41" wp14:editId="066C6B05">
            <wp:extent cx="2895600" cy="172212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a:stretch>
                      <a:fillRect/>
                    </a:stretch>
                  </pic:blipFill>
                  <pic:spPr>
                    <a:xfrm>
                      <a:off x="0" y="0"/>
                      <a:ext cx="2895600" cy="1722120"/>
                    </a:xfrm>
                    <a:prstGeom prst="rect">
                      <a:avLst/>
                    </a:prstGeom>
                  </pic:spPr>
                </pic:pic>
              </a:graphicData>
            </a:graphic>
          </wp:inline>
        </w:drawing>
      </w:r>
    </w:p>
    <w:p w:rsidR="00297AF8" w:rsidP="00BD7F7D" w:rsidRDefault="00BD7F7D" w14:paraId="320B979D" w14:textId="5D4B0444">
      <w:pPr>
        <w:pStyle w:val="Caption"/>
        <w:jc w:val="center"/>
        <w:rPr>
          <w:iCs w:val="0"/>
          <w:sz w:val="22"/>
          <w:szCs w:val="22"/>
        </w:rPr>
      </w:pPr>
      <w:r>
        <w:t xml:space="preserve">Fig. </w:t>
      </w:r>
      <w:r>
        <w:fldChar w:fldCharType="begin"/>
      </w:r>
      <w:r>
        <w:instrText> SEQ Fig. \* ARABIC </w:instrText>
      </w:r>
      <w:r>
        <w:fldChar w:fldCharType="separate"/>
      </w:r>
      <w:r w:rsidR="00FC261B">
        <w:rPr>
          <w:noProof/>
        </w:rPr>
        <w:t>2</w:t>
      </w:r>
      <w:r>
        <w:fldChar w:fldCharType="end"/>
      </w:r>
      <w:r>
        <w:t xml:space="preserve">. </w:t>
      </w:r>
      <w:r w:rsidR="00CA20BC">
        <w:t>Topología</w:t>
      </w:r>
      <w:r>
        <w:t xml:space="preserve"> tipo anillo con 4 estaciones</w:t>
      </w:r>
    </w:p>
    <w:p w:rsidR="00866617" w:rsidP="00297AF8" w:rsidRDefault="001366EE" w14:paraId="585FC219" w14:textId="16298141">
      <w:pPr>
        <w:jc w:val="both"/>
        <w:rPr>
          <w:iCs/>
          <w:sz w:val="22"/>
          <w:szCs w:val="22"/>
        </w:rPr>
      </w:pPr>
      <w:r>
        <w:rPr>
          <w:iCs/>
          <w:sz w:val="22"/>
          <w:szCs w:val="22"/>
        </w:rPr>
        <w:t xml:space="preserve">La estación consta </w:t>
      </w:r>
      <w:r w:rsidR="00925C92">
        <w:rPr>
          <w:iCs/>
          <w:sz w:val="22"/>
          <w:szCs w:val="22"/>
        </w:rPr>
        <w:t xml:space="preserve">de un </w:t>
      </w:r>
      <w:r w:rsidR="00321784">
        <w:rPr>
          <w:iCs/>
          <w:sz w:val="22"/>
          <w:szCs w:val="22"/>
        </w:rPr>
        <w:t xml:space="preserve">transmisor </w:t>
      </w:r>
      <w:r w:rsidR="002C2BAE">
        <w:rPr>
          <w:iCs/>
          <w:sz w:val="22"/>
          <w:szCs w:val="22"/>
        </w:rPr>
        <w:t>con fuente l</w:t>
      </w:r>
      <w:r w:rsidR="00C33F90">
        <w:rPr>
          <w:iCs/>
          <w:sz w:val="22"/>
          <w:szCs w:val="22"/>
        </w:rPr>
        <w:t>á</w:t>
      </w:r>
      <w:r w:rsidR="002C2BAE">
        <w:rPr>
          <w:iCs/>
          <w:sz w:val="22"/>
          <w:szCs w:val="22"/>
        </w:rPr>
        <w:t xml:space="preserve">ser </w:t>
      </w:r>
      <w:r w:rsidR="00430F76">
        <w:rPr>
          <w:iCs/>
          <w:sz w:val="22"/>
          <w:szCs w:val="22"/>
        </w:rPr>
        <w:t xml:space="preserve">que trabaja a una longitud de onda de </w:t>
      </w:r>
      <w:r w:rsidR="004E140E">
        <w:rPr>
          <w:iCs/>
          <w:sz w:val="22"/>
          <w:szCs w:val="22"/>
        </w:rPr>
        <w:t xml:space="preserve">1550 nm, </w:t>
      </w:r>
      <w:r w:rsidR="00C53215">
        <w:rPr>
          <w:iCs/>
          <w:sz w:val="22"/>
          <w:szCs w:val="22"/>
        </w:rPr>
        <w:t>y co</w:t>
      </w:r>
      <w:r w:rsidR="00E2676E">
        <w:rPr>
          <w:iCs/>
          <w:sz w:val="22"/>
          <w:szCs w:val="22"/>
        </w:rPr>
        <w:t xml:space="preserve">n una potencia inicial de </w:t>
      </w:r>
      <w:r w:rsidR="00B02BBC">
        <w:rPr>
          <w:iCs/>
          <w:sz w:val="22"/>
          <w:szCs w:val="22"/>
        </w:rPr>
        <w:t xml:space="preserve">0 dBm, </w:t>
      </w:r>
      <w:r w:rsidR="0010795B">
        <w:rPr>
          <w:iCs/>
          <w:sz w:val="22"/>
          <w:szCs w:val="22"/>
        </w:rPr>
        <w:t xml:space="preserve">también se tiene el componente WDM </w:t>
      </w:r>
      <w:proofErr w:type="spellStart"/>
      <w:r w:rsidR="0010795B">
        <w:rPr>
          <w:iCs/>
          <w:sz w:val="22"/>
          <w:szCs w:val="22"/>
        </w:rPr>
        <w:t>Add</w:t>
      </w:r>
      <w:proofErr w:type="spellEnd"/>
      <w:r w:rsidR="0010795B">
        <w:rPr>
          <w:iCs/>
          <w:sz w:val="22"/>
          <w:szCs w:val="22"/>
        </w:rPr>
        <w:t xml:space="preserve"> </w:t>
      </w:r>
      <w:r w:rsidR="006242F1">
        <w:rPr>
          <w:iCs/>
          <w:sz w:val="22"/>
          <w:szCs w:val="22"/>
        </w:rPr>
        <w:t>and</w:t>
      </w:r>
      <w:r w:rsidR="0010795B">
        <w:rPr>
          <w:iCs/>
          <w:sz w:val="22"/>
          <w:szCs w:val="22"/>
        </w:rPr>
        <w:t xml:space="preserve"> </w:t>
      </w:r>
      <w:proofErr w:type="spellStart"/>
      <w:r w:rsidR="0010795B">
        <w:rPr>
          <w:iCs/>
          <w:sz w:val="22"/>
          <w:szCs w:val="22"/>
        </w:rPr>
        <w:t>Drop</w:t>
      </w:r>
      <w:proofErr w:type="spellEnd"/>
      <w:r w:rsidR="008F14BD">
        <w:rPr>
          <w:iCs/>
          <w:sz w:val="22"/>
          <w:szCs w:val="22"/>
        </w:rPr>
        <w:t xml:space="preserve">, </w:t>
      </w:r>
      <w:r w:rsidR="004E386D">
        <w:rPr>
          <w:iCs/>
          <w:sz w:val="22"/>
          <w:szCs w:val="22"/>
        </w:rPr>
        <w:t xml:space="preserve">el cual </w:t>
      </w:r>
      <w:r w:rsidR="00DE1C96">
        <w:rPr>
          <w:iCs/>
          <w:sz w:val="22"/>
          <w:szCs w:val="22"/>
        </w:rPr>
        <w:t xml:space="preserve">es </w:t>
      </w:r>
      <w:r w:rsidR="001344BC">
        <w:rPr>
          <w:iCs/>
          <w:sz w:val="22"/>
          <w:szCs w:val="22"/>
        </w:rPr>
        <w:t>el principal componente para</w:t>
      </w:r>
      <w:r w:rsidR="00DE1C96">
        <w:rPr>
          <w:iCs/>
          <w:sz w:val="22"/>
          <w:szCs w:val="22"/>
        </w:rPr>
        <w:t xml:space="preserve"> </w:t>
      </w:r>
      <w:r w:rsidR="009152BD">
        <w:rPr>
          <w:iCs/>
          <w:sz w:val="22"/>
          <w:szCs w:val="22"/>
        </w:rPr>
        <w:t xml:space="preserve">interconectar las diferentes estaciones, </w:t>
      </w:r>
      <w:r w:rsidR="004C77F4">
        <w:rPr>
          <w:iCs/>
          <w:sz w:val="22"/>
          <w:szCs w:val="22"/>
        </w:rPr>
        <w:t xml:space="preserve">es importante tener </w:t>
      </w:r>
      <w:r w:rsidR="00325C33">
        <w:rPr>
          <w:iCs/>
          <w:sz w:val="22"/>
          <w:szCs w:val="22"/>
        </w:rPr>
        <w:t>la misma longitud de onda como referencia.</w:t>
      </w:r>
    </w:p>
    <w:p w:rsidR="00626FCD" w:rsidP="00297AF8" w:rsidRDefault="00626FCD" w14:paraId="626B4813" w14:textId="77777777">
      <w:pPr>
        <w:jc w:val="both"/>
        <w:rPr>
          <w:iCs/>
          <w:sz w:val="22"/>
          <w:szCs w:val="22"/>
        </w:rPr>
      </w:pPr>
    </w:p>
    <w:p w:rsidR="00135436" w:rsidP="00135436" w:rsidRDefault="00135436" w14:paraId="74B6104C" w14:textId="77777777">
      <w:pPr>
        <w:keepNext/>
        <w:jc w:val="center"/>
      </w:pPr>
      <w:r w:rsidRPr="00135436">
        <w:drawing>
          <wp:inline distT="0" distB="0" distL="0" distR="0" wp14:anchorId="282F897D" wp14:editId="6C30BF29">
            <wp:extent cx="2895600" cy="1960880"/>
            <wp:effectExtent l="0" t="0" r="0" b="127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stretch>
                      <a:fillRect/>
                    </a:stretch>
                  </pic:blipFill>
                  <pic:spPr>
                    <a:xfrm>
                      <a:off x="0" y="0"/>
                      <a:ext cx="2895600" cy="1960880"/>
                    </a:xfrm>
                    <a:prstGeom prst="rect">
                      <a:avLst/>
                    </a:prstGeom>
                  </pic:spPr>
                </pic:pic>
              </a:graphicData>
            </a:graphic>
          </wp:inline>
        </w:drawing>
      </w:r>
    </w:p>
    <w:p w:rsidR="00866617" w:rsidP="00135436" w:rsidRDefault="00135436" w14:paraId="3DBA30AB" w14:textId="33809A94">
      <w:pPr>
        <w:pStyle w:val="Caption"/>
        <w:jc w:val="center"/>
      </w:pPr>
      <w:r>
        <w:t xml:space="preserve">Fig. </w:t>
      </w:r>
      <w:r>
        <w:fldChar w:fldCharType="begin"/>
      </w:r>
      <w:r>
        <w:instrText> SEQ Fig. \* ARABIC </w:instrText>
      </w:r>
      <w:r>
        <w:fldChar w:fldCharType="separate"/>
      </w:r>
      <w:r w:rsidR="00FC261B">
        <w:rPr>
          <w:noProof/>
        </w:rPr>
        <w:t>3</w:t>
      </w:r>
      <w:r>
        <w:fldChar w:fldCharType="end"/>
      </w:r>
      <w:r>
        <w:t xml:space="preserve">. </w:t>
      </w:r>
      <w:r w:rsidR="00425DAD">
        <w:t>Esquema</w:t>
      </w:r>
      <w:r>
        <w:t xml:space="preserve"> de las estaciones</w:t>
      </w:r>
    </w:p>
    <w:p w:rsidRPr="00BC548E" w:rsidR="00425DAD" w:rsidP="00FE0971" w:rsidRDefault="00B34C06" w14:paraId="3363BF02" w14:textId="0C097637">
      <w:pPr>
        <w:jc w:val="both"/>
        <w:rPr>
          <w:sz w:val="22"/>
          <w:szCs w:val="22"/>
        </w:rPr>
      </w:pPr>
      <w:r w:rsidRPr="00BC548E">
        <w:rPr>
          <w:sz w:val="22"/>
          <w:szCs w:val="22"/>
        </w:rPr>
        <w:t xml:space="preserve">La línea de transmisión consta </w:t>
      </w:r>
      <w:r w:rsidRPr="00BC548E" w:rsidR="0095123A">
        <w:rPr>
          <w:sz w:val="22"/>
          <w:szCs w:val="22"/>
        </w:rPr>
        <w:t xml:space="preserve">de </w:t>
      </w:r>
      <w:r w:rsidRPr="00BC548E" w:rsidR="004D5ECB">
        <w:rPr>
          <w:sz w:val="22"/>
          <w:szCs w:val="22"/>
        </w:rPr>
        <w:t xml:space="preserve">un cable de fibra óptica </w:t>
      </w:r>
      <w:r w:rsidRPr="00BC548E" w:rsidR="00FC21A1">
        <w:rPr>
          <w:sz w:val="22"/>
          <w:szCs w:val="22"/>
        </w:rPr>
        <w:t xml:space="preserve">y un </w:t>
      </w:r>
      <w:r w:rsidRPr="00BC548E" w:rsidR="0068485C">
        <w:rPr>
          <w:sz w:val="22"/>
          <w:szCs w:val="22"/>
        </w:rPr>
        <w:t xml:space="preserve">amplificador EDFA, tal y como se puede ver en la figura 4, </w:t>
      </w:r>
      <w:r w:rsidRPr="00BC548E" w:rsidR="00FE0971">
        <w:rPr>
          <w:sz w:val="22"/>
          <w:szCs w:val="22"/>
        </w:rPr>
        <w:t>además</w:t>
      </w:r>
      <w:r w:rsidRPr="00BC548E" w:rsidR="004A0968">
        <w:rPr>
          <w:sz w:val="22"/>
          <w:szCs w:val="22"/>
        </w:rPr>
        <w:t xml:space="preserve"> se puede observar el componente </w:t>
      </w:r>
      <w:r w:rsidRPr="00BC548E" w:rsidR="00FE0971">
        <w:rPr>
          <w:sz w:val="22"/>
          <w:szCs w:val="22"/>
        </w:rPr>
        <w:t>“</w:t>
      </w:r>
      <w:proofErr w:type="spellStart"/>
      <w:r w:rsidRPr="00BC548E" w:rsidR="00FE0971">
        <w:rPr>
          <w:sz w:val="22"/>
          <w:szCs w:val="22"/>
        </w:rPr>
        <w:t>Optical</w:t>
      </w:r>
      <w:proofErr w:type="spellEnd"/>
      <w:r w:rsidRPr="00BC548E" w:rsidR="00FE0971">
        <w:rPr>
          <w:sz w:val="22"/>
          <w:szCs w:val="22"/>
        </w:rPr>
        <w:t xml:space="preserve"> Ring </w:t>
      </w:r>
      <w:proofErr w:type="spellStart"/>
      <w:r w:rsidRPr="00BC548E" w:rsidR="00FE0971">
        <w:rPr>
          <w:sz w:val="22"/>
          <w:szCs w:val="22"/>
        </w:rPr>
        <w:t>Controller</w:t>
      </w:r>
      <w:proofErr w:type="spellEnd"/>
      <w:r w:rsidRPr="00BC548E" w:rsidR="00FE0971">
        <w:rPr>
          <w:sz w:val="22"/>
          <w:szCs w:val="22"/>
        </w:rPr>
        <w:t>”</w:t>
      </w:r>
      <w:r w:rsidRPr="00BC548E" w:rsidR="009F4F4B">
        <w:rPr>
          <w:sz w:val="22"/>
          <w:szCs w:val="22"/>
        </w:rPr>
        <w:t xml:space="preserve">, el cual nos permite </w:t>
      </w:r>
      <w:r w:rsidRPr="00BC548E" w:rsidR="001D330C">
        <w:rPr>
          <w:sz w:val="22"/>
          <w:szCs w:val="22"/>
        </w:rPr>
        <w:t xml:space="preserve">unir todas las estaciones como </w:t>
      </w:r>
      <w:r w:rsidRPr="00BC548E" w:rsidR="000B0F05">
        <w:rPr>
          <w:sz w:val="22"/>
          <w:szCs w:val="22"/>
        </w:rPr>
        <w:t>una topología tipo anillo.</w:t>
      </w:r>
    </w:p>
    <w:p w:rsidR="00B34C06" w:rsidP="00425DAD" w:rsidRDefault="00B34C06" w14:paraId="3AD6DEAF" w14:textId="77777777"/>
    <w:p w:rsidR="00C65C7F" w:rsidP="00C65C7F" w:rsidRDefault="00D032D4" w14:paraId="53A4C013" w14:textId="25B4FADE">
      <w:pPr>
        <w:keepNext/>
        <w:jc w:val="center"/>
      </w:pPr>
      <w:r w:rsidRPr="00D032D4">
        <w:drawing>
          <wp:inline distT="0" distB="0" distL="0" distR="0" wp14:anchorId="0A753FD5" wp14:editId="6E253D7E">
            <wp:extent cx="2895600" cy="141224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4"/>
                    <a:stretch>
                      <a:fillRect/>
                    </a:stretch>
                  </pic:blipFill>
                  <pic:spPr>
                    <a:xfrm>
                      <a:off x="0" y="0"/>
                      <a:ext cx="2895600" cy="1412240"/>
                    </a:xfrm>
                    <a:prstGeom prst="rect">
                      <a:avLst/>
                    </a:prstGeom>
                  </pic:spPr>
                </pic:pic>
              </a:graphicData>
            </a:graphic>
          </wp:inline>
        </w:drawing>
      </w:r>
    </w:p>
    <w:p w:rsidR="00425DAD" w:rsidP="00C65C7F" w:rsidRDefault="00C65C7F" w14:paraId="618AE9B7" w14:textId="4E4AA7D1">
      <w:pPr>
        <w:pStyle w:val="Caption"/>
        <w:jc w:val="center"/>
      </w:pPr>
      <w:r>
        <w:t xml:space="preserve">Fig. </w:t>
      </w:r>
      <w:r>
        <w:fldChar w:fldCharType="begin"/>
      </w:r>
      <w:r>
        <w:instrText> SEQ Fig. \* ARABIC </w:instrText>
      </w:r>
      <w:r>
        <w:fldChar w:fldCharType="separate"/>
      </w:r>
      <w:r w:rsidR="00FC261B">
        <w:rPr>
          <w:noProof/>
        </w:rPr>
        <w:t>4</w:t>
      </w:r>
      <w:r>
        <w:fldChar w:fldCharType="end"/>
      </w:r>
      <w:r>
        <w:t xml:space="preserve">. </w:t>
      </w:r>
      <w:r w:rsidR="00D032D4">
        <w:t>Línea</w:t>
      </w:r>
      <w:r>
        <w:t xml:space="preserve"> de </w:t>
      </w:r>
      <w:r w:rsidR="00D032D4">
        <w:t>transmisión</w:t>
      </w:r>
    </w:p>
    <w:p w:rsidRPr="009519AD" w:rsidR="00901BCD" w:rsidP="00C912F3" w:rsidRDefault="002A1F4A" w14:paraId="6836967E" w14:textId="118EFDA3">
      <w:pPr>
        <w:jc w:val="both"/>
        <w:rPr>
          <w:sz w:val="22"/>
          <w:szCs w:val="22"/>
        </w:rPr>
      </w:pPr>
      <w:r w:rsidRPr="009519AD">
        <w:rPr>
          <w:sz w:val="22"/>
          <w:szCs w:val="22"/>
        </w:rPr>
        <w:t xml:space="preserve">En la figura 5, tenemos </w:t>
      </w:r>
      <w:r w:rsidR="00C95E22">
        <w:rPr>
          <w:sz w:val="22"/>
          <w:szCs w:val="22"/>
        </w:rPr>
        <w:t xml:space="preserve">la secuencia de datos enviada en la estación 3, se toma la estación </w:t>
      </w:r>
      <w:r w:rsidR="001B16DA">
        <w:rPr>
          <w:sz w:val="22"/>
          <w:szCs w:val="22"/>
        </w:rPr>
        <w:t>3</w:t>
      </w:r>
      <w:r w:rsidR="00C912F3">
        <w:rPr>
          <w:sz w:val="22"/>
          <w:szCs w:val="22"/>
        </w:rPr>
        <w:t xml:space="preserve"> como referencia</w:t>
      </w:r>
      <w:r w:rsidR="001B16DA">
        <w:rPr>
          <w:sz w:val="22"/>
          <w:szCs w:val="22"/>
        </w:rPr>
        <w:t xml:space="preserve"> </w:t>
      </w:r>
      <w:r w:rsidR="000D4540">
        <w:rPr>
          <w:sz w:val="22"/>
          <w:szCs w:val="22"/>
        </w:rPr>
        <w:t xml:space="preserve">ya que en todas las estaciones </w:t>
      </w:r>
      <w:r w:rsidR="00C912F3">
        <w:rPr>
          <w:sz w:val="22"/>
          <w:szCs w:val="22"/>
        </w:rPr>
        <w:t>cuentan con la misma configuración.</w:t>
      </w:r>
    </w:p>
    <w:p w:rsidR="00BD7F7D" w:rsidP="00866617" w:rsidRDefault="00BD7F7D" w14:paraId="62F85594" w14:textId="77777777">
      <w:pPr>
        <w:jc w:val="center"/>
        <w:rPr>
          <w:iCs/>
          <w:sz w:val="22"/>
          <w:szCs w:val="22"/>
        </w:rPr>
      </w:pPr>
    </w:p>
    <w:p w:rsidR="00544179" w:rsidP="00544179" w:rsidRDefault="00BC7890" w14:paraId="0C9CBAA7" w14:textId="77777777">
      <w:pPr>
        <w:keepNext/>
        <w:jc w:val="center"/>
      </w:pPr>
      <w:r w:rsidRPr="00BC7890">
        <w:drawing>
          <wp:inline distT="0" distB="0" distL="0" distR="0" wp14:anchorId="47C7EC2F" wp14:editId="37C7B88F">
            <wp:extent cx="2895600" cy="2487295"/>
            <wp:effectExtent l="0" t="0" r="0" b="825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a:stretch>
                      <a:fillRect/>
                    </a:stretch>
                  </pic:blipFill>
                  <pic:spPr>
                    <a:xfrm>
                      <a:off x="0" y="0"/>
                      <a:ext cx="2895600" cy="2487295"/>
                    </a:xfrm>
                    <a:prstGeom prst="rect">
                      <a:avLst/>
                    </a:prstGeom>
                  </pic:spPr>
                </pic:pic>
              </a:graphicData>
            </a:graphic>
          </wp:inline>
        </w:drawing>
      </w:r>
    </w:p>
    <w:p w:rsidR="00BC7890" w:rsidP="00544179" w:rsidRDefault="00544179" w14:paraId="680A4059" w14:textId="4A866BA9">
      <w:pPr>
        <w:pStyle w:val="Caption"/>
        <w:jc w:val="center"/>
      </w:pPr>
      <w:r>
        <w:t xml:space="preserve">Fig. </w:t>
      </w:r>
      <w:r>
        <w:fldChar w:fldCharType="begin"/>
      </w:r>
      <w:r>
        <w:instrText> SEQ Fig. \* ARABIC </w:instrText>
      </w:r>
      <w:r>
        <w:fldChar w:fldCharType="separate"/>
      </w:r>
      <w:r w:rsidR="00FC261B">
        <w:rPr>
          <w:noProof/>
        </w:rPr>
        <w:t>5</w:t>
      </w:r>
      <w:r>
        <w:fldChar w:fldCharType="end"/>
      </w:r>
      <w:r>
        <w:t>. Secuencia de bits generados</w:t>
      </w:r>
    </w:p>
    <w:p w:rsidRPr="00F71A1F" w:rsidR="00544179" w:rsidP="00EF19C3" w:rsidRDefault="00A15FE5" w14:paraId="666BC436" w14:textId="1E53916C">
      <w:pPr>
        <w:jc w:val="both"/>
        <w:rPr>
          <w:sz w:val="22"/>
          <w:szCs w:val="22"/>
        </w:rPr>
      </w:pPr>
      <w:r w:rsidRPr="00F71A1F">
        <w:rPr>
          <w:sz w:val="22"/>
          <w:szCs w:val="22"/>
        </w:rPr>
        <w:t>En la figura 6, se tiene la secuencia de bits recuperada</w:t>
      </w:r>
      <w:r w:rsidR="00A975ED">
        <w:rPr>
          <w:sz w:val="22"/>
          <w:szCs w:val="22"/>
        </w:rPr>
        <w:t xml:space="preserve">, </w:t>
      </w:r>
      <w:r w:rsidR="003E5635">
        <w:rPr>
          <w:sz w:val="22"/>
          <w:szCs w:val="22"/>
        </w:rPr>
        <w:t xml:space="preserve">en este apartado se puede apreciar que la amplitud </w:t>
      </w:r>
      <w:r w:rsidR="00760D28">
        <w:rPr>
          <w:sz w:val="22"/>
          <w:szCs w:val="22"/>
        </w:rPr>
        <w:t xml:space="preserve">de la secuencia </w:t>
      </w:r>
      <w:r w:rsidR="001B1AA4">
        <w:rPr>
          <w:sz w:val="22"/>
          <w:szCs w:val="22"/>
        </w:rPr>
        <w:t xml:space="preserve">original </w:t>
      </w:r>
      <w:r w:rsidR="00195362">
        <w:rPr>
          <w:sz w:val="22"/>
          <w:szCs w:val="22"/>
        </w:rPr>
        <w:t xml:space="preserve">ha disminuido </w:t>
      </w:r>
      <w:r w:rsidR="00E8215F">
        <w:rPr>
          <w:sz w:val="22"/>
          <w:szCs w:val="22"/>
        </w:rPr>
        <w:t xml:space="preserve">en algunos puntos mucho </w:t>
      </w:r>
      <w:r w:rsidR="00BC548E">
        <w:rPr>
          <w:sz w:val="22"/>
          <w:szCs w:val="22"/>
        </w:rPr>
        <w:t>más</w:t>
      </w:r>
      <w:r w:rsidR="00E8215F">
        <w:rPr>
          <w:sz w:val="22"/>
          <w:szCs w:val="22"/>
        </w:rPr>
        <w:t xml:space="preserve"> que otros</w:t>
      </w:r>
      <w:r w:rsidR="00355EEE">
        <w:rPr>
          <w:sz w:val="22"/>
          <w:szCs w:val="22"/>
        </w:rPr>
        <w:t xml:space="preserve">, siendo que </w:t>
      </w:r>
      <w:r w:rsidR="007345E2">
        <w:rPr>
          <w:sz w:val="22"/>
          <w:szCs w:val="22"/>
        </w:rPr>
        <w:t xml:space="preserve">esto </w:t>
      </w:r>
      <w:r w:rsidR="00EF19C3">
        <w:rPr>
          <w:sz w:val="22"/>
          <w:szCs w:val="22"/>
        </w:rPr>
        <w:t>puede</w:t>
      </w:r>
      <w:r w:rsidR="007345E2">
        <w:rPr>
          <w:sz w:val="22"/>
          <w:szCs w:val="22"/>
        </w:rPr>
        <w:t xml:space="preserve"> provocar </w:t>
      </w:r>
      <w:r w:rsidR="00EF19C3">
        <w:rPr>
          <w:sz w:val="22"/>
          <w:szCs w:val="22"/>
        </w:rPr>
        <w:t>errores en la interpretación de los bits.</w:t>
      </w:r>
    </w:p>
    <w:p w:rsidRPr="00F71A1F" w:rsidR="00C912F3" w:rsidP="00544179" w:rsidRDefault="00C912F3" w14:paraId="16636922" w14:textId="77777777">
      <w:pPr>
        <w:rPr>
          <w:sz w:val="22"/>
          <w:szCs w:val="22"/>
        </w:rPr>
      </w:pPr>
    </w:p>
    <w:p w:rsidR="00AE1F1A" w:rsidP="00AE1F1A" w:rsidRDefault="00861774" w14:paraId="0AC293E5" w14:textId="77777777">
      <w:pPr>
        <w:keepNext/>
        <w:jc w:val="center"/>
      </w:pPr>
      <w:r w:rsidRPr="00861774">
        <w:drawing>
          <wp:inline distT="0" distB="0" distL="0" distR="0" wp14:anchorId="2F1D6558" wp14:editId="727DD452">
            <wp:extent cx="2895600" cy="2487295"/>
            <wp:effectExtent l="0" t="0" r="0" b="825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a:stretch>
                      <a:fillRect/>
                    </a:stretch>
                  </pic:blipFill>
                  <pic:spPr>
                    <a:xfrm>
                      <a:off x="0" y="0"/>
                      <a:ext cx="2895600" cy="2487295"/>
                    </a:xfrm>
                    <a:prstGeom prst="rect">
                      <a:avLst/>
                    </a:prstGeom>
                  </pic:spPr>
                </pic:pic>
              </a:graphicData>
            </a:graphic>
          </wp:inline>
        </w:drawing>
      </w:r>
    </w:p>
    <w:p w:rsidR="00544179" w:rsidP="00AE1F1A" w:rsidRDefault="00AE1F1A" w14:paraId="47320440" w14:textId="318A9487">
      <w:pPr>
        <w:pStyle w:val="Caption"/>
        <w:jc w:val="center"/>
      </w:pPr>
      <w:r>
        <w:t xml:space="preserve">Fig. </w:t>
      </w:r>
      <w:r>
        <w:fldChar w:fldCharType="begin"/>
      </w:r>
      <w:r>
        <w:instrText> SEQ Fig. \* ARABIC </w:instrText>
      </w:r>
      <w:r>
        <w:fldChar w:fldCharType="separate"/>
      </w:r>
      <w:r w:rsidR="00FC261B">
        <w:rPr>
          <w:noProof/>
        </w:rPr>
        <w:t>6</w:t>
      </w:r>
      <w:r>
        <w:fldChar w:fldCharType="end"/>
      </w:r>
      <w:r>
        <w:t xml:space="preserve">. Secuencia de bits </w:t>
      </w:r>
      <w:r w:rsidR="00CA20BC">
        <w:t>recuperada</w:t>
      </w:r>
    </w:p>
    <w:p w:rsidRPr="00BC548E" w:rsidR="00444988" w:rsidP="00444988" w:rsidRDefault="00F0196A" w14:paraId="52CEED87" w14:textId="6191FDDA">
      <w:pPr>
        <w:jc w:val="both"/>
        <w:rPr>
          <w:sz w:val="22"/>
          <w:szCs w:val="22"/>
        </w:rPr>
      </w:pPr>
      <w:r w:rsidRPr="00BC548E">
        <w:rPr>
          <w:sz w:val="22"/>
          <w:szCs w:val="22"/>
        </w:rPr>
        <w:t>Finalmente</w:t>
      </w:r>
      <w:r w:rsidRPr="00BC548E" w:rsidR="00F2799D">
        <w:rPr>
          <w:sz w:val="22"/>
          <w:szCs w:val="22"/>
        </w:rPr>
        <w:t>,</w:t>
      </w:r>
      <w:r w:rsidRPr="00BC548E">
        <w:rPr>
          <w:sz w:val="22"/>
          <w:szCs w:val="22"/>
        </w:rPr>
        <w:t xml:space="preserve"> se tiene el resultado del </w:t>
      </w:r>
      <w:r w:rsidRPr="00BC548E" w:rsidR="00F2799D">
        <w:rPr>
          <w:sz w:val="22"/>
          <w:szCs w:val="22"/>
        </w:rPr>
        <w:t xml:space="preserve">BER de la estación 3, la curva de color rojo nos indica </w:t>
      </w:r>
      <w:r w:rsidRPr="00BC548E" w:rsidR="006772DB">
        <w:rPr>
          <w:sz w:val="22"/>
          <w:szCs w:val="22"/>
        </w:rPr>
        <w:t>la forma aproximada de cada bit recuperado</w:t>
      </w:r>
      <w:r w:rsidRPr="00BC548E" w:rsidR="007439CF">
        <w:rPr>
          <w:sz w:val="22"/>
          <w:szCs w:val="22"/>
        </w:rPr>
        <w:t xml:space="preserve">, lo cual corresponde </w:t>
      </w:r>
      <w:r w:rsidRPr="00BC548E" w:rsidR="00CF14D2">
        <w:rPr>
          <w:sz w:val="22"/>
          <w:szCs w:val="22"/>
        </w:rPr>
        <w:t>a la secuencia de bits generado</w:t>
      </w:r>
      <w:r w:rsidRPr="00BC548E" w:rsidR="00444988">
        <w:rPr>
          <w:sz w:val="22"/>
          <w:szCs w:val="22"/>
        </w:rPr>
        <w:t>s</w:t>
      </w:r>
      <w:r w:rsidRPr="00BC548E" w:rsidR="00CF14D2">
        <w:rPr>
          <w:sz w:val="22"/>
          <w:szCs w:val="22"/>
        </w:rPr>
        <w:t xml:space="preserve">, esto indica que se ha afectado de manera considerable </w:t>
      </w:r>
      <w:r w:rsidRPr="00BC548E" w:rsidR="00444988">
        <w:rPr>
          <w:sz w:val="22"/>
          <w:szCs w:val="22"/>
        </w:rPr>
        <w:t xml:space="preserve">a la amplitud de los bits, además se tiene un BER </w:t>
      </w:r>
      <w:r w:rsidRPr="00BC548E" w:rsidR="00FF0CD8">
        <w:rPr>
          <w:sz w:val="22"/>
          <w:szCs w:val="22"/>
        </w:rPr>
        <w:t>bastante baj</w:t>
      </w:r>
      <w:r w:rsidRPr="00BC548E" w:rsidR="007E17E9">
        <w:rPr>
          <w:sz w:val="22"/>
          <w:szCs w:val="22"/>
        </w:rPr>
        <w:t>o, pero que se afectado por la amplitud.</w:t>
      </w:r>
    </w:p>
    <w:p w:rsidRPr="00BC548E" w:rsidR="008D0EE2" w:rsidP="008D0EE2" w:rsidRDefault="006772DB" w14:paraId="27F74831" w14:textId="3F8B01C0">
      <w:pPr>
        <w:rPr>
          <w:sz w:val="22"/>
          <w:szCs w:val="22"/>
        </w:rPr>
      </w:pPr>
      <w:r w:rsidRPr="00BC548E">
        <w:rPr>
          <w:sz w:val="22"/>
          <w:szCs w:val="22"/>
        </w:rPr>
        <w:t xml:space="preserve"> </w:t>
      </w:r>
    </w:p>
    <w:p w:rsidR="000C6B57" w:rsidP="000C6B57" w:rsidRDefault="00F71A1F" w14:paraId="60BA89FA" w14:textId="3CB06F73">
      <w:pPr>
        <w:keepNext/>
        <w:jc w:val="center"/>
      </w:pPr>
      <w:r>
        <w:rPr>
          <w:noProof/>
        </w:rPr>
        <w:drawing>
          <wp:inline distT="0" distB="0" distL="0" distR="0" wp14:anchorId="4F8D6E6F" wp14:editId="7FD276E1">
            <wp:extent cx="2895600" cy="2379980"/>
            <wp:effectExtent l="0" t="0" r="0" b="127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7"/>
                    <a:stretch>
                      <a:fillRect/>
                    </a:stretch>
                  </pic:blipFill>
                  <pic:spPr>
                    <a:xfrm>
                      <a:off x="0" y="0"/>
                      <a:ext cx="2895600" cy="2379980"/>
                    </a:xfrm>
                    <a:prstGeom prst="rect">
                      <a:avLst/>
                    </a:prstGeom>
                  </pic:spPr>
                </pic:pic>
              </a:graphicData>
            </a:graphic>
          </wp:inline>
        </w:drawing>
      </w:r>
      <w:r w:rsidRPr="00C302B0">
        <w:t xml:space="preserve"> </w:t>
      </w:r>
    </w:p>
    <w:p w:rsidRPr="00BC548E" w:rsidR="00BC7890" w:rsidP="00BC548E" w:rsidRDefault="000C6B57" w14:paraId="50CE596C" w14:textId="023BCB0F">
      <w:pPr>
        <w:pStyle w:val="Caption"/>
        <w:jc w:val="center"/>
      </w:pPr>
      <w:r>
        <w:t xml:space="preserve">Fig. </w:t>
      </w:r>
      <w:r>
        <w:fldChar w:fldCharType="begin"/>
      </w:r>
      <w:r>
        <w:instrText> SEQ Fig. \* ARABIC </w:instrText>
      </w:r>
      <w:r>
        <w:fldChar w:fldCharType="separate"/>
      </w:r>
      <w:r w:rsidR="00FC261B">
        <w:rPr>
          <w:noProof/>
        </w:rPr>
        <w:t>7</w:t>
      </w:r>
      <w:r>
        <w:fldChar w:fldCharType="end"/>
      </w:r>
      <w:r>
        <w:t>. Resultado del BER</w:t>
      </w:r>
    </w:p>
    <w:p w:rsidR="00297AF8" w:rsidP="00297AF8" w:rsidRDefault="00297AF8" w14:paraId="6034124E" w14:textId="77777777">
      <w:pPr>
        <w:jc w:val="both"/>
        <w:rPr>
          <w:b/>
          <w:bCs/>
          <w:i/>
          <w:sz w:val="22"/>
          <w:szCs w:val="22"/>
          <w:u w:val="single"/>
        </w:rPr>
      </w:pPr>
    </w:p>
    <w:p w:rsidR="00297AF8" w:rsidP="00014898" w:rsidRDefault="00297AF8" w14:paraId="30DF340B" w14:textId="1AA1D4C7">
      <w:pPr>
        <w:numPr>
          <w:ilvl w:val="0"/>
          <w:numId w:val="6"/>
        </w:numPr>
        <w:jc w:val="both"/>
        <w:rPr>
          <w:b/>
          <w:bCs/>
          <w:i/>
          <w:sz w:val="22"/>
          <w:szCs w:val="22"/>
          <w:u w:val="single"/>
        </w:rPr>
      </w:pPr>
      <w:bookmarkStart w:name="_Hlk76926123" w:id="0"/>
      <w:r>
        <w:rPr>
          <w:b/>
          <w:bCs/>
          <w:i/>
          <w:sz w:val="22"/>
          <w:szCs w:val="22"/>
          <w:u w:val="single"/>
        </w:rPr>
        <w:t xml:space="preserve">Topología tipo estrella </w:t>
      </w:r>
    </w:p>
    <w:p w:rsidRPr="00A03FF9" w:rsidR="00A03FF9" w:rsidP="00A03FF9" w:rsidRDefault="00A03FF9" w14:paraId="00D0DD94" w14:textId="77777777">
      <w:pPr>
        <w:jc w:val="both"/>
        <w:rPr>
          <w:b/>
          <w:bCs/>
          <w:i/>
          <w:sz w:val="22"/>
          <w:szCs w:val="22"/>
          <w:u w:val="single"/>
        </w:rPr>
      </w:pPr>
    </w:p>
    <w:p w:rsidRPr="008A6D5A" w:rsidR="008A6D5A" w:rsidP="00297AF8" w:rsidRDefault="00441BE7" w14:paraId="4070D697" w14:textId="1599FB30">
      <w:pPr>
        <w:jc w:val="both"/>
        <w:rPr>
          <w:iCs/>
          <w:sz w:val="22"/>
          <w:szCs w:val="22"/>
        </w:rPr>
      </w:pPr>
      <w:r>
        <w:rPr>
          <w:iCs/>
          <w:sz w:val="22"/>
          <w:szCs w:val="22"/>
        </w:rPr>
        <w:t>La</w:t>
      </w:r>
      <w:r w:rsidR="008A6D5A">
        <w:rPr>
          <w:iCs/>
          <w:sz w:val="22"/>
          <w:szCs w:val="22"/>
        </w:rPr>
        <w:t xml:space="preserve"> topología tipo estrella </w:t>
      </w:r>
      <w:r>
        <w:rPr>
          <w:iCs/>
          <w:sz w:val="22"/>
          <w:szCs w:val="22"/>
        </w:rPr>
        <w:t>es diseñada en base a</w:t>
      </w:r>
      <w:r w:rsidR="0021123C">
        <w:rPr>
          <w:iCs/>
          <w:sz w:val="22"/>
          <w:szCs w:val="22"/>
        </w:rPr>
        <w:t>l uso de la multiplexación WDM</w:t>
      </w:r>
      <w:r w:rsidR="00A87B0A">
        <w:rPr>
          <w:iCs/>
          <w:sz w:val="22"/>
          <w:szCs w:val="22"/>
        </w:rPr>
        <w:t xml:space="preserve"> para una tasa de transmisión de  10 [Gbps].</w:t>
      </w:r>
    </w:p>
    <w:p w:rsidR="008A6D5A" w:rsidP="00297AF8" w:rsidRDefault="008A6D5A" w14:paraId="4DA2A07B" w14:textId="77777777">
      <w:pPr>
        <w:jc w:val="both"/>
        <w:rPr>
          <w:b/>
          <w:bCs/>
          <w:i/>
          <w:sz w:val="22"/>
          <w:szCs w:val="22"/>
          <w:u w:val="single"/>
        </w:rPr>
      </w:pPr>
    </w:p>
    <w:p w:rsidR="00191912" w:rsidP="00191912" w:rsidRDefault="008A6D5A" w14:paraId="61805708" w14:textId="77777777">
      <w:pPr>
        <w:keepNext/>
        <w:jc w:val="both"/>
      </w:pPr>
      <w:r>
        <w:rPr>
          <w:iCs/>
          <w:noProof/>
          <w:sz w:val="22"/>
          <w:szCs w:val="22"/>
        </w:rPr>
        <w:drawing>
          <wp:inline distT="0" distB="0" distL="0" distR="0" wp14:anchorId="523CAC25" wp14:editId="3E1DAC52">
            <wp:extent cx="2879725" cy="675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9725" cy="675640"/>
                    </a:xfrm>
                    <a:prstGeom prst="rect">
                      <a:avLst/>
                    </a:prstGeom>
                    <a:noFill/>
                    <a:ln>
                      <a:noFill/>
                    </a:ln>
                  </pic:spPr>
                </pic:pic>
              </a:graphicData>
            </a:graphic>
          </wp:inline>
        </w:drawing>
      </w:r>
    </w:p>
    <w:p w:rsidRPr="003E7FC0" w:rsidR="003E7FC0" w:rsidP="00191912" w:rsidRDefault="00191912" w14:paraId="5BE45A00" w14:textId="5563D438">
      <w:pPr>
        <w:pStyle w:val="Caption"/>
        <w:jc w:val="center"/>
        <w:rPr>
          <w:sz w:val="22"/>
          <w:szCs w:val="22"/>
        </w:rPr>
      </w:pPr>
      <w:r>
        <w:t xml:space="preserve">Fig. </w:t>
      </w:r>
      <w:r>
        <w:fldChar w:fldCharType="begin"/>
      </w:r>
      <w:r>
        <w:instrText> SEQ Fig. \* ARABIC </w:instrText>
      </w:r>
      <w:r>
        <w:fldChar w:fldCharType="separate"/>
      </w:r>
      <w:r w:rsidR="00FC261B">
        <w:rPr>
          <w:noProof/>
        </w:rPr>
        <w:t>8</w:t>
      </w:r>
      <w:r>
        <w:fldChar w:fldCharType="end"/>
      </w:r>
      <w:r>
        <w:t xml:space="preserve"> Topología en anillo</w:t>
      </w:r>
    </w:p>
    <w:p w:rsidRPr="00C374B5" w:rsidR="00C374B5" w:rsidP="00C374B5" w:rsidRDefault="00D24A12" w14:paraId="1DE78AB7" w14:textId="1D0F592E">
      <w:pPr>
        <w:jc w:val="both"/>
        <w:rPr>
          <w:iCs/>
          <w:sz w:val="22"/>
          <w:szCs w:val="22"/>
        </w:rPr>
      </w:pPr>
      <w:r>
        <w:rPr>
          <w:iCs/>
          <w:sz w:val="22"/>
          <w:szCs w:val="22"/>
        </w:rPr>
        <w:t xml:space="preserve">Para su explicación se divide en diferentes bloques para explicar el funcionamiento y diseño. El primer bloque consiste en la parte de transmisión se tiene el transmisor WDM que envía 4 señales </w:t>
      </w:r>
      <w:r w:rsidR="007151BF">
        <w:rPr>
          <w:iCs/>
          <w:sz w:val="22"/>
          <w:szCs w:val="22"/>
        </w:rPr>
        <w:t>separadas 0.8 [nm] entre estas</w:t>
      </w:r>
      <w:r w:rsidR="00046F07">
        <w:rPr>
          <w:iCs/>
          <w:sz w:val="22"/>
          <w:szCs w:val="22"/>
        </w:rPr>
        <w:t xml:space="preserve"> con una potencia de -20 dBm</w:t>
      </w:r>
      <w:r w:rsidR="007151BF">
        <w:rPr>
          <w:iCs/>
          <w:sz w:val="22"/>
          <w:szCs w:val="22"/>
        </w:rPr>
        <w:t>. La primera trabaja a 1545 [nm]</w:t>
      </w:r>
      <w:r w:rsidR="007116CE">
        <w:rPr>
          <w:iCs/>
          <w:sz w:val="22"/>
          <w:szCs w:val="22"/>
        </w:rPr>
        <w:t xml:space="preserve">, la segunda a 1545.8 [nm], la tercera a 1546.6 [nm] y la última a 1547.4 [nm]. </w:t>
      </w:r>
      <w:r w:rsidR="001747F0">
        <w:rPr>
          <w:iCs/>
          <w:sz w:val="22"/>
          <w:szCs w:val="22"/>
        </w:rPr>
        <w:t xml:space="preserve"> El </w:t>
      </w:r>
      <w:proofErr w:type="spellStart"/>
      <w:r w:rsidR="001747F0">
        <w:rPr>
          <w:iCs/>
          <w:sz w:val="22"/>
          <w:szCs w:val="22"/>
        </w:rPr>
        <w:t>mux</w:t>
      </w:r>
      <w:proofErr w:type="spellEnd"/>
      <w:r w:rsidR="001747F0">
        <w:rPr>
          <w:iCs/>
          <w:sz w:val="22"/>
          <w:szCs w:val="22"/>
        </w:rPr>
        <w:t xml:space="preserve"> 4x1 WDM multiplexa y envía todas las </w:t>
      </w:r>
      <w:r w:rsidR="00E03C56">
        <w:rPr>
          <w:iCs/>
          <w:sz w:val="22"/>
          <w:szCs w:val="22"/>
        </w:rPr>
        <w:t>señales</w:t>
      </w:r>
      <w:r w:rsidR="001747F0">
        <w:rPr>
          <w:iCs/>
          <w:sz w:val="22"/>
          <w:szCs w:val="22"/>
        </w:rPr>
        <w:t xml:space="preserve"> en un solo medio.</w:t>
      </w:r>
    </w:p>
    <w:p w:rsidR="00AD0590" w:rsidP="00297AF8" w:rsidRDefault="00AD0590" w14:paraId="0179640D" w14:textId="77777777">
      <w:pPr>
        <w:jc w:val="both"/>
        <w:rPr>
          <w:iCs/>
          <w:sz w:val="22"/>
          <w:szCs w:val="22"/>
        </w:rPr>
      </w:pPr>
    </w:p>
    <w:p w:rsidR="00E03C56" w:rsidP="00E03C56" w:rsidRDefault="00334368" w14:paraId="095D2ADE" w14:textId="77777777">
      <w:pPr>
        <w:keepNext/>
        <w:jc w:val="center"/>
      </w:pPr>
      <w:r>
        <w:rPr>
          <w:iCs/>
          <w:noProof/>
          <w:sz w:val="22"/>
          <w:szCs w:val="22"/>
        </w:rPr>
        <w:drawing>
          <wp:inline distT="0" distB="0" distL="0" distR="0" wp14:anchorId="26082A5A" wp14:editId="0BB65F0C">
            <wp:extent cx="2354239" cy="2018828"/>
            <wp:effectExtent l="0" t="0" r="825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069" cy="2029830"/>
                    </a:xfrm>
                    <a:prstGeom prst="rect">
                      <a:avLst/>
                    </a:prstGeom>
                    <a:noFill/>
                    <a:ln>
                      <a:noFill/>
                    </a:ln>
                  </pic:spPr>
                </pic:pic>
              </a:graphicData>
            </a:graphic>
          </wp:inline>
        </w:drawing>
      </w:r>
    </w:p>
    <w:p w:rsidRPr="008C4866" w:rsidR="008C4866" w:rsidP="00E03C56" w:rsidRDefault="00E03C56" w14:paraId="7EBB4D5F" w14:textId="5EB68F08">
      <w:pPr>
        <w:pStyle w:val="Caption"/>
        <w:jc w:val="center"/>
        <w:rPr>
          <w:iCs w:val="0"/>
          <w:sz w:val="22"/>
          <w:szCs w:val="22"/>
        </w:rPr>
      </w:pPr>
      <w:r>
        <w:t xml:space="preserve">Fig. </w:t>
      </w:r>
      <w:r>
        <w:fldChar w:fldCharType="begin"/>
      </w:r>
      <w:r>
        <w:instrText> SEQ Fig. \* ARABIC </w:instrText>
      </w:r>
      <w:r>
        <w:fldChar w:fldCharType="separate"/>
      </w:r>
      <w:r w:rsidR="00FC261B">
        <w:rPr>
          <w:noProof/>
        </w:rPr>
        <w:t>9</w:t>
      </w:r>
      <w:r>
        <w:fldChar w:fldCharType="end"/>
      </w:r>
      <w:r>
        <w:t>. Bloque de transmisión en topología tipo estrella.</w:t>
      </w:r>
    </w:p>
    <w:p w:rsidR="00CB74AF" w:rsidP="00334368" w:rsidRDefault="00CB74AF" w14:paraId="511C3466" w14:textId="77777777">
      <w:pPr>
        <w:jc w:val="center"/>
        <w:rPr>
          <w:iCs/>
          <w:sz w:val="22"/>
          <w:szCs w:val="22"/>
        </w:rPr>
      </w:pPr>
    </w:p>
    <w:p w:rsidRPr="002C2BAE" w:rsidR="002C2BAE" w:rsidP="002C2BAE" w:rsidRDefault="00CB74AF" w14:paraId="00A0153F" w14:textId="1811D7EE">
      <w:pPr>
        <w:jc w:val="both"/>
        <w:rPr>
          <w:iCs/>
          <w:sz w:val="22"/>
          <w:szCs w:val="22"/>
        </w:rPr>
      </w:pPr>
      <w:r>
        <w:rPr>
          <w:iCs/>
          <w:sz w:val="22"/>
          <w:szCs w:val="22"/>
        </w:rPr>
        <w:t>La parte de la conexión de la fibra, e</w:t>
      </w:r>
      <w:r w:rsidRPr="00AD0590" w:rsidR="00366777">
        <w:rPr>
          <w:iCs/>
          <w:sz w:val="22"/>
          <w:szCs w:val="22"/>
        </w:rPr>
        <w:t>l bloque "</w:t>
      </w:r>
      <w:proofErr w:type="spellStart"/>
      <w:r w:rsidRPr="00AD0590" w:rsidR="00366777">
        <w:rPr>
          <w:iCs/>
          <w:sz w:val="22"/>
          <w:szCs w:val="22"/>
        </w:rPr>
        <w:t>pump</w:t>
      </w:r>
      <w:proofErr w:type="spellEnd"/>
      <w:r w:rsidRPr="00AD0590" w:rsidR="00366777">
        <w:rPr>
          <w:iCs/>
          <w:sz w:val="22"/>
          <w:szCs w:val="22"/>
        </w:rPr>
        <w:t xml:space="preserve"> </w:t>
      </w:r>
      <w:proofErr w:type="spellStart"/>
      <w:r w:rsidRPr="00AD0590" w:rsidR="00366777">
        <w:rPr>
          <w:iCs/>
          <w:sz w:val="22"/>
          <w:szCs w:val="22"/>
        </w:rPr>
        <w:t>coupler</w:t>
      </w:r>
      <w:proofErr w:type="spellEnd"/>
      <w:r w:rsidRPr="00AD0590" w:rsidR="00366777">
        <w:rPr>
          <w:iCs/>
          <w:sz w:val="22"/>
          <w:szCs w:val="22"/>
        </w:rPr>
        <w:t xml:space="preserve"> </w:t>
      </w:r>
      <w:proofErr w:type="spellStart"/>
      <w:r w:rsidRPr="00AD0590" w:rsidR="00366777">
        <w:rPr>
          <w:iCs/>
          <w:sz w:val="22"/>
          <w:szCs w:val="22"/>
        </w:rPr>
        <w:t>co-propagating"hace</w:t>
      </w:r>
      <w:proofErr w:type="spellEnd"/>
      <w:r w:rsidRPr="00AD0590" w:rsidR="00366777">
        <w:rPr>
          <w:iCs/>
          <w:sz w:val="22"/>
          <w:szCs w:val="22"/>
        </w:rPr>
        <w:t xml:space="preserve"> que el láser de bombeo y la luz de señal se introducen en una fibra dopada en la misma dirección, en este caso, una fibra dopada de erbio de longitud 5 [m].</w:t>
      </w:r>
      <w:r w:rsidR="003F4B55">
        <w:rPr>
          <w:iCs/>
          <w:sz w:val="22"/>
          <w:szCs w:val="22"/>
        </w:rPr>
        <w:t xml:space="preserve"> Lo mismo se realiza antes de llegar a recepción para no perder potencia durante el viaje de la señal en la fibra.</w:t>
      </w:r>
      <w:r w:rsidR="00012ADC">
        <w:rPr>
          <w:iCs/>
          <w:sz w:val="22"/>
          <w:szCs w:val="22"/>
        </w:rPr>
        <w:t xml:space="preserve"> </w:t>
      </w:r>
    </w:p>
    <w:p w:rsidR="00012ADC" w:rsidP="00366777" w:rsidRDefault="00012ADC" w14:paraId="256CD3EE" w14:textId="77777777">
      <w:pPr>
        <w:jc w:val="both"/>
        <w:rPr>
          <w:iCs/>
          <w:sz w:val="22"/>
          <w:szCs w:val="22"/>
        </w:rPr>
      </w:pPr>
    </w:p>
    <w:p w:rsidR="00012ADC" w:rsidP="00366777" w:rsidRDefault="00012ADC" w14:paraId="52392C4E" w14:textId="72834678">
      <w:pPr>
        <w:jc w:val="both"/>
        <w:rPr>
          <w:iCs/>
          <w:sz w:val="22"/>
          <w:szCs w:val="22"/>
        </w:rPr>
      </w:pPr>
      <w:r>
        <w:rPr>
          <w:iCs/>
          <w:sz w:val="22"/>
          <w:szCs w:val="22"/>
        </w:rPr>
        <w:t>El láser de bombeo trabaja a una longitud de onda de 980 [nm] con potencia 100 [</w:t>
      </w:r>
      <w:proofErr w:type="spellStart"/>
      <w:r>
        <w:rPr>
          <w:iCs/>
          <w:sz w:val="22"/>
          <w:szCs w:val="22"/>
        </w:rPr>
        <w:t>mW</w:t>
      </w:r>
      <w:proofErr w:type="spellEnd"/>
      <w:r>
        <w:rPr>
          <w:iCs/>
          <w:sz w:val="22"/>
          <w:szCs w:val="22"/>
        </w:rPr>
        <w:t>].</w:t>
      </w:r>
    </w:p>
    <w:p w:rsidRPr="009D5604" w:rsidR="009D5604" w:rsidP="009D5604" w:rsidRDefault="009D5604" w14:paraId="695BC4F7" w14:textId="77777777">
      <w:pPr>
        <w:jc w:val="center"/>
        <w:rPr>
          <w:iCs/>
          <w:sz w:val="22"/>
          <w:szCs w:val="22"/>
        </w:rPr>
      </w:pPr>
    </w:p>
    <w:p w:rsidR="00AA1C65" w:rsidP="00AA1C65" w:rsidRDefault="001747F0" w14:paraId="2CA1616D" w14:textId="77777777">
      <w:pPr>
        <w:keepNext/>
        <w:jc w:val="center"/>
      </w:pPr>
      <w:r>
        <w:rPr>
          <w:iCs/>
          <w:noProof/>
          <w:sz w:val="22"/>
          <w:szCs w:val="22"/>
        </w:rPr>
        <w:drawing>
          <wp:inline distT="0" distB="0" distL="0" distR="0" wp14:anchorId="14EC69AC" wp14:editId="64E9638D">
            <wp:extent cx="2886710" cy="1555750"/>
            <wp:effectExtent l="0" t="0" r="889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6710" cy="1555750"/>
                    </a:xfrm>
                    <a:prstGeom prst="rect">
                      <a:avLst/>
                    </a:prstGeom>
                    <a:noFill/>
                    <a:ln>
                      <a:noFill/>
                    </a:ln>
                  </pic:spPr>
                </pic:pic>
              </a:graphicData>
            </a:graphic>
          </wp:inline>
        </w:drawing>
      </w:r>
    </w:p>
    <w:p w:rsidR="001747F0" w:rsidP="00AA1C65" w:rsidRDefault="00AA1C65" w14:paraId="7A0731A8" w14:textId="5F491FC9">
      <w:pPr>
        <w:pStyle w:val="Caption"/>
        <w:jc w:val="center"/>
        <w:rPr>
          <w:iCs w:val="0"/>
          <w:sz w:val="22"/>
          <w:szCs w:val="22"/>
        </w:rPr>
      </w:pPr>
      <w:r>
        <w:t xml:space="preserve">Fig. </w:t>
      </w:r>
      <w:r>
        <w:fldChar w:fldCharType="begin"/>
      </w:r>
      <w:r>
        <w:instrText> SEQ Fig. \* ARABIC </w:instrText>
      </w:r>
      <w:r>
        <w:fldChar w:fldCharType="separate"/>
      </w:r>
      <w:r w:rsidR="00FC261B">
        <w:rPr>
          <w:noProof/>
        </w:rPr>
        <w:t>10</w:t>
      </w:r>
      <w:r>
        <w:fldChar w:fldCharType="end"/>
      </w:r>
      <w:r>
        <w:t>. Fibra dopada de erbio en topología tipo estrella.</w:t>
      </w:r>
    </w:p>
    <w:p w:rsidR="00AA1C65" w:rsidP="0086672B" w:rsidRDefault="00AA1C65" w14:paraId="7605CD4D" w14:textId="183289D1">
      <w:pPr>
        <w:jc w:val="both"/>
        <w:rPr>
          <w:iCs/>
          <w:sz w:val="22"/>
          <w:szCs w:val="22"/>
        </w:rPr>
      </w:pPr>
      <w:r>
        <w:rPr>
          <w:iCs/>
          <w:sz w:val="22"/>
          <w:szCs w:val="22"/>
        </w:rPr>
        <w:t xml:space="preserve">En la parte de recepción el bloque </w:t>
      </w:r>
      <w:proofErr w:type="spellStart"/>
      <w:r w:rsidR="0069653B">
        <w:rPr>
          <w:iCs/>
          <w:sz w:val="22"/>
          <w:szCs w:val="22"/>
        </w:rPr>
        <w:t>D</w:t>
      </w:r>
      <w:r>
        <w:rPr>
          <w:iCs/>
          <w:sz w:val="22"/>
          <w:szCs w:val="22"/>
        </w:rPr>
        <w:t>emux</w:t>
      </w:r>
      <w:proofErr w:type="spellEnd"/>
      <w:r>
        <w:rPr>
          <w:iCs/>
          <w:sz w:val="22"/>
          <w:szCs w:val="22"/>
        </w:rPr>
        <w:t xml:space="preserve"> 4x1 separa la señal envía en sus respectivas longitudes de onda para ser recuperadas mediante el receptor óptico, mismo que permite mediante bloques ópticos analizar la señal, el diagrama de VER, espectro, bits, etc.</w:t>
      </w:r>
      <w:r w:rsidR="00A837CD">
        <w:rPr>
          <w:iCs/>
          <w:sz w:val="22"/>
          <w:szCs w:val="22"/>
        </w:rPr>
        <w:t xml:space="preserve"> La señal antes de llegar al receptor viaja en cuatro diferentes fibras correspondientemente, la primera señal viaja en una fibra de 5 [km], la segunda señal viaja en una fibra de </w:t>
      </w:r>
      <w:r w:rsidR="0086672B">
        <w:rPr>
          <w:iCs/>
          <w:sz w:val="22"/>
          <w:szCs w:val="22"/>
        </w:rPr>
        <w:t>7</w:t>
      </w:r>
      <w:r w:rsidR="00A837CD">
        <w:rPr>
          <w:iCs/>
          <w:sz w:val="22"/>
          <w:szCs w:val="22"/>
        </w:rPr>
        <w:t xml:space="preserve"> [km]</w:t>
      </w:r>
      <w:r w:rsidR="0086672B">
        <w:rPr>
          <w:iCs/>
          <w:sz w:val="22"/>
          <w:szCs w:val="22"/>
        </w:rPr>
        <w:t>, la tercera señal viaja en una fibra de 8 [km] y la última señal viaja en una fibra de 9 [km]</w:t>
      </w:r>
      <w:r w:rsidR="0069653B">
        <w:rPr>
          <w:iCs/>
          <w:sz w:val="22"/>
          <w:szCs w:val="22"/>
        </w:rPr>
        <w:t>.</w:t>
      </w:r>
    </w:p>
    <w:p w:rsidR="00AA1C65" w:rsidP="00AA1C65" w:rsidRDefault="00AA1C65" w14:paraId="61E3D0CF" w14:textId="77777777">
      <w:pPr>
        <w:rPr>
          <w:iCs/>
          <w:sz w:val="22"/>
          <w:szCs w:val="22"/>
        </w:rPr>
      </w:pPr>
    </w:p>
    <w:p w:rsidR="00B05B25" w:rsidP="00B05B25" w:rsidRDefault="00B05B25" w14:paraId="4BCBEB8A" w14:textId="77777777">
      <w:pPr>
        <w:keepNext/>
        <w:jc w:val="center"/>
      </w:pPr>
      <w:r>
        <w:rPr>
          <w:iCs/>
          <w:noProof/>
          <w:sz w:val="22"/>
          <w:szCs w:val="22"/>
        </w:rPr>
        <w:drawing>
          <wp:inline distT="0" distB="0" distL="0" distR="0" wp14:anchorId="5EBB6D8A" wp14:editId="7380D2B7">
            <wp:extent cx="2785730" cy="1268131"/>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005" cy="1268712"/>
                    </a:xfrm>
                    <a:prstGeom prst="rect">
                      <a:avLst/>
                    </a:prstGeom>
                    <a:noFill/>
                    <a:ln>
                      <a:noFill/>
                    </a:ln>
                  </pic:spPr>
                </pic:pic>
              </a:graphicData>
            </a:graphic>
          </wp:inline>
        </w:drawing>
      </w:r>
    </w:p>
    <w:p w:rsidR="00AA1C65" w:rsidP="00B05B25" w:rsidRDefault="00B05B25" w14:paraId="3A3E9C07" w14:textId="306221B3">
      <w:pPr>
        <w:pStyle w:val="Caption"/>
        <w:jc w:val="center"/>
        <w:rPr>
          <w:iCs w:val="0"/>
          <w:sz w:val="22"/>
          <w:szCs w:val="22"/>
        </w:rPr>
      </w:pPr>
      <w:r>
        <w:t xml:space="preserve">Fig. </w:t>
      </w:r>
      <w:r>
        <w:fldChar w:fldCharType="begin"/>
      </w:r>
      <w:r>
        <w:instrText> SEQ Fig. \* ARABIC </w:instrText>
      </w:r>
      <w:r>
        <w:fldChar w:fldCharType="separate"/>
      </w:r>
      <w:r w:rsidR="00FC261B">
        <w:rPr>
          <w:noProof/>
        </w:rPr>
        <w:t>11</w:t>
      </w:r>
      <w:r>
        <w:fldChar w:fldCharType="end"/>
      </w:r>
      <w:r>
        <w:t>. Bloque de recepción en topología estrella.</w:t>
      </w:r>
    </w:p>
    <w:p w:rsidR="008608C2" w:rsidP="00114251" w:rsidRDefault="004C77F4" w14:paraId="1CECD3BF" w14:textId="6DC7BD69">
      <w:pPr>
        <w:jc w:val="both"/>
        <w:rPr>
          <w:iCs/>
          <w:sz w:val="22"/>
          <w:szCs w:val="22"/>
        </w:rPr>
      </w:pPr>
      <w:ins w:author="{a378d93e-f562-4e88-a381-796f974f33e8}" w:date="2021-07-11T20:40:00Z" w:id="1">
        <w:r>
          <w:rPr>
            <w:iCs/>
            <w:sz w:val="22"/>
            <w:szCs w:val="22"/>
          </w:rPr>
          <w:t xml:space="preserve">Como resultado se analiza los bits de salida y llegada en la primera señal a </w:t>
        </w:r>
      </w:ins>
      <w:r w:rsidR="00C2782A">
        <w:rPr>
          <w:iCs/>
          <w:sz w:val="22"/>
          <w:szCs w:val="22"/>
        </w:rPr>
        <w:t>longitud</w:t>
      </w:r>
      <w:ins w:author="{a378d93e-f562-4e88-a381-796f974f33e8}" w:date="2021-07-11T20:40:00Z" w:id="2">
        <w:r>
          <w:rPr>
            <w:iCs/>
            <w:sz w:val="22"/>
            <w:szCs w:val="22"/>
          </w:rPr>
          <w:t xml:space="preserve"> de onda de 1545 [nm]. Los bits en recepción no son tan apreciables para ser recuperados y pierden potencia.</w:t>
        </w:r>
      </w:ins>
    </w:p>
    <w:p w:rsidR="008608C2" w:rsidP="003E7E36" w:rsidRDefault="006E5DBE" w14:paraId="781B1E68" w14:textId="47F9EED3">
      <w:pPr>
        <w:jc w:val="both"/>
        <w:rPr>
          <w:iCs/>
          <w:sz w:val="22"/>
          <w:szCs w:val="22"/>
        </w:rPr>
      </w:pPr>
      <w:r>
        <w:rPr>
          <w:iCs/>
          <w:sz w:val="22"/>
          <w:szCs w:val="22"/>
        </w:rPr>
        <w:t xml:space="preserve">Como resultado se analiza los bits de salida y llegada en la primera señal a </w:t>
      </w:r>
      <w:r w:rsidR="00C2782A">
        <w:rPr>
          <w:iCs/>
          <w:sz w:val="22"/>
          <w:szCs w:val="22"/>
        </w:rPr>
        <w:t>longitud</w:t>
      </w:r>
      <w:r>
        <w:rPr>
          <w:iCs/>
          <w:sz w:val="22"/>
          <w:szCs w:val="22"/>
        </w:rPr>
        <w:t xml:space="preserve"> de onda de 1545 [nm]. </w:t>
      </w:r>
      <w:r w:rsidR="00597E65">
        <w:rPr>
          <w:iCs/>
          <w:sz w:val="22"/>
          <w:szCs w:val="22"/>
        </w:rPr>
        <w:t xml:space="preserve">Los bits en </w:t>
      </w:r>
      <w:r w:rsidR="009B760F">
        <w:rPr>
          <w:iCs/>
          <w:sz w:val="22"/>
          <w:szCs w:val="22"/>
        </w:rPr>
        <w:t>la recepción</w:t>
      </w:r>
      <w:r w:rsidR="009E2EAC">
        <w:rPr>
          <w:iCs/>
          <w:sz w:val="22"/>
          <w:szCs w:val="22"/>
        </w:rPr>
        <w:t xml:space="preserve"> no son tan apreciables para ser recuperados y pierden potencia</w:t>
      </w:r>
      <w:r w:rsidR="00205FF5">
        <w:rPr>
          <w:iCs/>
          <w:sz w:val="22"/>
          <w:szCs w:val="22"/>
        </w:rPr>
        <w:t>.</w:t>
      </w:r>
    </w:p>
    <w:p w:rsidR="008608C2" w:rsidP="00AA1C65" w:rsidRDefault="008608C2" w14:paraId="1834AC84" w14:textId="77777777">
      <w:pPr>
        <w:rPr>
          <w:iCs/>
          <w:sz w:val="22"/>
          <w:szCs w:val="22"/>
        </w:rPr>
      </w:pPr>
    </w:p>
    <w:p w:rsidR="003E7E36" w:rsidP="003E7E36" w:rsidRDefault="003E7E36" w14:paraId="5EF03478" w14:textId="77777777" w14:noSpellErr="1">
      <w:pPr>
        <w:keepNext/>
        <w:jc w:val="center"/>
      </w:pPr>
      <w:r w:rsidR="003E7E36">
        <w:drawing>
          <wp:inline wp14:editId="146116B4" wp14:anchorId="0E10E1F2">
            <wp:extent cx="2711302" cy="1881505"/>
            <wp:effectExtent l="0" t="0" r="0" b="4445"/>
            <wp:docPr id="20" name="Imagen 20" title=""/>
            <wp:cNvGraphicFramePr>
              <a:graphicFrameLocks noChangeAspect="1"/>
            </wp:cNvGraphicFramePr>
            <a:graphic>
              <a:graphicData uri="http://schemas.openxmlformats.org/drawingml/2006/picture">
                <pic:pic>
                  <pic:nvPicPr>
                    <pic:cNvPr id="0" name="Imagen 20"/>
                    <pic:cNvPicPr/>
                  </pic:nvPicPr>
                  <pic:blipFill>
                    <a:blip r:embed="Rb00b09678d8e44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11302" cy="1881505"/>
                    </a:xfrm>
                    <a:prstGeom prst="rect">
                      <a:avLst/>
                    </a:prstGeom>
                  </pic:spPr>
                </pic:pic>
              </a:graphicData>
            </a:graphic>
          </wp:inline>
        </w:drawing>
      </w:r>
    </w:p>
    <w:p w:rsidR="00CF4ED0" w:rsidP="003E7E36" w:rsidRDefault="003E7E36" w14:paraId="062DA094" w14:textId="6F28DE26">
      <w:pPr>
        <w:pStyle w:val="Caption"/>
        <w:jc w:val="center"/>
        <w:rPr>
          <w:iCs w:val="0"/>
          <w:sz w:val="22"/>
          <w:szCs w:val="22"/>
        </w:rPr>
      </w:pPr>
      <w:r>
        <w:t xml:space="preserve">Fig. </w:t>
      </w:r>
      <w:r>
        <w:fldChar w:fldCharType="begin"/>
      </w:r>
      <w:r>
        <w:instrText> SEQ Fig. \* ARABIC </w:instrText>
      </w:r>
      <w:r>
        <w:fldChar w:fldCharType="separate"/>
      </w:r>
      <w:r w:rsidR="00FC261B">
        <w:rPr>
          <w:noProof/>
        </w:rPr>
        <w:t>12</w:t>
      </w:r>
      <w:r>
        <w:fldChar w:fldCharType="end"/>
      </w:r>
      <w:r>
        <w:t xml:space="preserve">. </w:t>
      </w:r>
      <w:r w:rsidRPr="003D3C7A">
        <w:t>Bits en transmisión de la primera señal con longitud de onda de 1545 [nm].</w:t>
      </w:r>
    </w:p>
    <w:p w:rsidR="003E7E36" w:rsidP="003E7E36" w:rsidRDefault="009E2EAC" w14:paraId="50D67B11" w14:textId="77777777" w14:noSpellErr="1">
      <w:pPr>
        <w:keepNext/>
        <w:jc w:val="center"/>
      </w:pPr>
      <w:r w:rsidR="009E2EAC">
        <w:drawing>
          <wp:inline wp14:editId="30919143" wp14:anchorId="1B79BD1E">
            <wp:extent cx="2893060" cy="2005965"/>
            <wp:effectExtent l="0" t="0" r="2540" b="0"/>
            <wp:docPr id="18" name="Imagen 18" title=""/>
            <wp:cNvGraphicFramePr>
              <a:graphicFrameLocks noChangeAspect="1"/>
            </wp:cNvGraphicFramePr>
            <a:graphic>
              <a:graphicData uri="http://schemas.openxmlformats.org/drawingml/2006/picture">
                <pic:pic>
                  <pic:nvPicPr>
                    <pic:cNvPr id="0" name="Imagen 18"/>
                    <pic:cNvPicPr/>
                  </pic:nvPicPr>
                  <pic:blipFill>
                    <a:blip r:embed="R686caef4177a4f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93060" cy="2005965"/>
                    </a:xfrm>
                    <a:prstGeom prst="rect">
                      <a:avLst/>
                    </a:prstGeom>
                  </pic:spPr>
                </pic:pic>
              </a:graphicData>
            </a:graphic>
          </wp:inline>
        </w:drawing>
      </w:r>
    </w:p>
    <w:p w:rsidR="009E2EAC" w:rsidP="003E7E36" w:rsidRDefault="003E7E36" w14:paraId="199F1B3A" w14:textId="32BD160C">
      <w:pPr>
        <w:pStyle w:val="Caption"/>
        <w:jc w:val="center"/>
        <w:rPr>
          <w:iCs w:val="0"/>
          <w:sz w:val="22"/>
          <w:szCs w:val="22"/>
        </w:rPr>
      </w:pPr>
      <w:r>
        <w:t xml:space="preserve">Fig. </w:t>
      </w:r>
      <w:r>
        <w:fldChar w:fldCharType="begin"/>
      </w:r>
      <w:r>
        <w:instrText> SEQ Fig. \* ARABIC </w:instrText>
      </w:r>
      <w:r>
        <w:fldChar w:fldCharType="separate"/>
      </w:r>
      <w:r w:rsidR="00FC261B">
        <w:rPr>
          <w:noProof/>
        </w:rPr>
        <w:t>13</w:t>
      </w:r>
      <w:r>
        <w:fldChar w:fldCharType="end"/>
      </w:r>
      <w:r>
        <w:t xml:space="preserve">. </w:t>
      </w:r>
      <w:r w:rsidRPr="0034317D">
        <w:t>Bits en</w:t>
      </w:r>
      <w:r>
        <w:t xml:space="preserve"> recepción</w:t>
      </w:r>
      <w:r w:rsidRPr="0034317D">
        <w:t xml:space="preserve"> de la primera señal con longitud de onda de 1545 [nm].</w:t>
      </w:r>
    </w:p>
    <w:p w:rsidRPr="00FC21A1" w:rsidR="00FC21A1" w:rsidP="00837457" w:rsidRDefault="00837457" w14:paraId="6BF2D384" w14:textId="5E0BF56B">
      <w:pPr>
        <w:jc w:val="both"/>
        <w:rPr>
          <w:iCs/>
          <w:sz w:val="22"/>
          <w:szCs w:val="22"/>
        </w:rPr>
      </w:pPr>
      <w:r>
        <w:rPr>
          <w:iCs/>
          <w:sz w:val="22"/>
          <w:szCs w:val="22"/>
        </w:rPr>
        <w:t xml:space="preserve">El diagrama del ojo no es apreciable presenta ruido y </w:t>
      </w:r>
      <w:proofErr w:type="spellStart"/>
      <w:r>
        <w:rPr>
          <w:iCs/>
          <w:sz w:val="22"/>
          <w:szCs w:val="22"/>
        </w:rPr>
        <w:t>jitter</w:t>
      </w:r>
      <w:proofErr w:type="spellEnd"/>
      <w:r>
        <w:rPr>
          <w:iCs/>
          <w:sz w:val="22"/>
          <w:szCs w:val="22"/>
        </w:rPr>
        <w:t xml:space="preserve">, el mínimo </w:t>
      </w:r>
      <w:r w:rsidR="0071135C">
        <w:rPr>
          <w:iCs/>
          <w:sz w:val="22"/>
          <w:szCs w:val="22"/>
        </w:rPr>
        <w:t>B</w:t>
      </w:r>
      <w:r>
        <w:rPr>
          <w:iCs/>
          <w:sz w:val="22"/>
          <w:szCs w:val="22"/>
        </w:rPr>
        <w:t xml:space="preserve">ER se encuentra en el orden de  </w:t>
      </w:r>
      <m:oMath>
        <m:sSup>
          <m:sSupPr>
            <m:ctrlPr>
              <w:rPr>
                <w:rFonts w:ascii="Cambria Math" w:hAnsi="Cambria Math"/>
                <w:i/>
                <w:iCs/>
                <w:sz w:val="22"/>
                <w:szCs w:val="22"/>
              </w:rPr>
            </m:ctrlPr>
          </m:sSupPr>
          <m:e>
            <m:r>
              <w:rPr>
                <w:rFonts w:ascii="Cambria Math" w:hAnsi="Cambria Math"/>
                <w:sz w:val="22"/>
                <w:szCs w:val="22"/>
              </w:rPr>
              <m:t>10</m:t>
            </m:r>
          </m:e>
          <m:sup>
            <m:r>
              <w:rPr>
                <w:rFonts w:ascii="Cambria Math" w:hAnsi="Cambria Math"/>
                <w:sz w:val="22"/>
                <w:szCs w:val="22"/>
              </w:rPr>
              <m:t>-8</m:t>
            </m:r>
          </m:sup>
        </m:sSup>
      </m:oMath>
      <w:r w:rsidR="00A91006">
        <w:rPr>
          <w:iCs/>
          <w:sz w:val="22"/>
          <w:szCs w:val="22"/>
        </w:rPr>
        <w:t xml:space="preserve"> y con factor de calidad de 5, lo cual no es óptimo</w:t>
      </w:r>
      <w:r w:rsidR="0071135C">
        <w:rPr>
          <w:iCs/>
          <w:sz w:val="22"/>
          <w:szCs w:val="22"/>
        </w:rPr>
        <w:t xml:space="preserve">. </w:t>
      </w:r>
    </w:p>
    <w:p w:rsidR="00114251" w:rsidP="00C2782A" w:rsidRDefault="00837457" w14:paraId="5D62B507" w14:textId="77777777" w14:noSpellErr="1">
      <w:pPr>
        <w:keepNext/>
      </w:pPr>
      <w:r w:rsidR="00837457">
        <w:drawing>
          <wp:inline wp14:editId="2E8D0B1A" wp14:anchorId="5543DFAE">
            <wp:extent cx="2891790" cy="2456180"/>
            <wp:effectExtent l="0" t="0" r="3810" b="1270"/>
            <wp:docPr id="21" name="Imagen 21" title=""/>
            <wp:cNvGraphicFramePr>
              <a:graphicFrameLocks noChangeAspect="1"/>
            </wp:cNvGraphicFramePr>
            <a:graphic>
              <a:graphicData uri="http://schemas.openxmlformats.org/drawingml/2006/picture">
                <pic:pic>
                  <pic:nvPicPr>
                    <pic:cNvPr id="0" name="Imagen 21"/>
                    <pic:cNvPicPr/>
                  </pic:nvPicPr>
                  <pic:blipFill>
                    <a:blip r:embed="R2ccadfac9fa843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91790" cy="2456180"/>
                    </a:xfrm>
                    <a:prstGeom prst="rect">
                      <a:avLst/>
                    </a:prstGeom>
                  </pic:spPr>
                </pic:pic>
              </a:graphicData>
            </a:graphic>
          </wp:inline>
        </w:drawing>
      </w:r>
    </w:p>
    <w:p w:rsidR="00837457" w:rsidP="00114251" w:rsidRDefault="00114251" w14:paraId="5C24FC87" w14:textId="08122280">
      <w:pPr>
        <w:pStyle w:val="Caption"/>
        <w:jc w:val="center"/>
        <w:rPr>
          <w:iCs w:val="0"/>
          <w:sz w:val="22"/>
          <w:szCs w:val="22"/>
        </w:rPr>
      </w:pPr>
      <w:r>
        <w:t xml:space="preserve">Fig. </w:t>
      </w:r>
      <w:r>
        <w:fldChar w:fldCharType="begin"/>
      </w:r>
      <w:r>
        <w:instrText> SEQ Fig. \* ARABIC </w:instrText>
      </w:r>
      <w:r>
        <w:fldChar w:fldCharType="separate"/>
      </w:r>
      <w:r w:rsidR="00FC261B">
        <w:rPr>
          <w:noProof/>
        </w:rPr>
        <w:t>14</w:t>
      </w:r>
      <w:r>
        <w:fldChar w:fldCharType="end"/>
      </w:r>
      <w:r>
        <w:t>. Diagrama del ojo.</w:t>
      </w:r>
    </w:p>
    <w:p w:rsidR="00AA1C65" w:rsidP="00AA1C65" w:rsidRDefault="00C13B57" w14:paraId="4826D04F" w14:textId="69FF3CE8">
      <w:pPr>
        <w:rPr>
          <w:iCs/>
          <w:sz w:val="22"/>
          <w:szCs w:val="22"/>
        </w:rPr>
      </w:pPr>
      <w:r>
        <w:rPr>
          <w:iCs/>
          <w:sz w:val="22"/>
          <w:szCs w:val="22"/>
        </w:rPr>
        <w:t xml:space="preserve">Detalles de la longitud de onda, ganancia y figura de ruido para las diferentes señales se obtienen del bloque </w:t>
      </w:r>
      <w:r w:rsidR="00AA64BA">
        <w:rPr>
          <w:iCs/>
          <w:sz w:val="22"/>
          <w:szCs w:val="22"/>
        </w:rPr>
        <w:t xml:space="preserve">Analizador </w:t>
      </w:r>
      <w:r>
        <w:rPr>
          <w:iCs/>
          <w:sz w:val="22"/>
          <w:szCs w:val="22"/>
        </w:rPr>
        <w:t xml:space="preserve">WDM </w:t>
      </w:r>
      <w:r w:rsidR="00EA76C8">
        <w:rPr>
          <w:iCs/>
          <w:sz w:val="22"/>
          <w:szCs w:val="22"/>
        </w:rPr>
        <w:t>puerto dual.</w:t>
      </w:r>
    </w:p>
    <w:p w:rsidRPr="001B16DA" w:rsidR="001B16DA" w:rsidP="001B16DA" w:rsidRDefault="001B16DA" w14:paraId="6B2971FB" w14:textId="77777777">
      <w:pPr>
        <w:rPr>
          <w:iCs/>
          <w:sz w:val="22"/>
          <w:szCs w:val="22"/>
        </w:rPr>
      </w:pPr>
    </w:p>
    <w:p w:rsidR="000348BF" w:rsidP="000348BF" w:rsidRDefault="00505674" w14:paraId="64B83DD0" w14:textId="77777777" w14:noSpellErr="1">
      <w:pPr>
        <w:keepNext/>
        <w:jc w:val="center"/>
      </w:pPr>
      <w:r w:rsidR="00505674">
        <w:drawing>
          <wp:inline wp14:editId="7C9FC354" wp14:anchorId="2795D28D">
            <wp:extent cx="2891790" cy="1786255"/>
            <wp:effectExtent l="0" t="0" r="3810" b="4445"/>
            <wp:docPr id="22" name="Imagen 22" title=""/>
            <wp:cNvGraphicFramePr>
              <a:graphicFrameLocks noChangeAspect="1"/>
            </wp:cNvGraphicFramePr>
            <a:graphic>
              <a:graphicData uri="http://schemas.openxmlformats.org/drawingml/2006/picture">
                <pic:pic>
                  <pic:nvPicPr>
                    <pic:cNvPr id="0" name="Imagen 22"/>
                    <pic:cNvPicPr/>
                  </pic:nvPicPr>
                  <pic:blipFill>
                    <a:blip r:embed="Re91249f3f9c845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91790" cy="1786255"/>
                    </a:xfrm>
                    <a:prstGeom prst="rect">
                      <a:avLst/>
                    </a:prstGeom>
                  </pic:spPr>
                </pic:pic>
              </a:graphicData>
            </a:graphic>
          </wp:inline>
        </w:drawing>
      </w:r>
    </w:p>
    <w:p w:rsidR="00505674" w:rsidP="000348BF" w:rsidRDefault="000348BF" w14:paraId="34A19E99" w14:textId="7FBBC1F8">
      <w:pPr>
        <w:pStyle w:val="Caption"/>
        <w:jc w:val="center"/>
        <w:rPr>
          <w:iCs w:val="0"/>
          <w:sz w:val="22"/>
          <w:szCs w:val="22"/>
        </w:rPr>
      </w:pPr>
      <w:r>
        <w:t xml:space="preserve">Fig. </w:t>
      </w:r>
      <w:r>
        <w:fldChar w:fldCharType="begin"/>
      </w:r>
      <w:r>
        <w:instrText> SEQ Fig. \* ARABIC </w:instrText>
      </w:r>
      <w:r>
        <w:fldChar w:fldCharType="separate"/>
      </w:r>
      <w:r w:rsidR="00FC261B">
        <w:rPr>
          <w:noProof/>
        </w:rPr>
        <w:t>15</w:t>
      </w:r>
      <w:r>
        <w:fldChar w:fldCharType="end"/>
      </w:r>
      <w:r>
        <w:t>. Ganancia y figura de ruido de las diferentes señales.</w:t>
      </w:r>
    </w:p>
    <w:p w:rsidR="00505674" w:rsidP="000348BF" w:rsidRDefault="00505674" w14:paraId="2768228D" w14:textId="77777777">
      <w:pPr>
        <w:jc w:val="center"/>
        <w:rPr>
          <w:iCs/>
          <w:sz w:val="22"/>
          <w:szCs w:val="22"/>
        </w:rPr>
      </w:pPr>
    </w:p>
    <w:p w:rsidR="000348BF" w:rsidP="000348BF" w:rsidRDefault="00C13B57" w14:paraId="6D47273E" w14:textId="77777777" w14:noSpellErr="1">
      <w:pPr>
        <w:keepNext/>
        <w:jc w:val="center"/>
      </w:pPr>
      <w:r w:rsidR="00C13B57">
        <w:drawing>
          <wp:inline wp14:editId="115A993E" wp14:anchorId="54EF931B">
            <wp:extent cx="2891790" cy="1711960"/>
            <wp:effectExtent l="0" t="0" r="3810" b="2540"/>
            <wp:docPr id="23" name="Imagen 23" title=""/>
            <wp:cNvGraphicFramePr>
              <a:graphicFrameLocks noChangeAspect="1"/>
            </wp:cNvGraphicFramePr>
            <a:graphic>
              <a:graphicData uri="http://schemas.openxmlformats.org/drawingml/2006/picture">
                <pic:pic>
                  <pic:nvPicPr>
                    <pic:cNvPr id="0" name="Imagen 23"/>
                    <pic:cNvPicPr/>
                  </pic:nvPicPr>
                  <pic:blipFill>
                    <a:blip r:embed="Ra87be4cc6cdb44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91790" cy="1711960"/>
                    </a:xfrm>
                    <a:prstGeom prst="rect">
                      <a:avLst/>
                    </a:prstGeom>
                  </pic:spPr>
                </pic:pic>
              </a:graphicData>
            </a:graphic>
          </wp:inline>
        </w:drawing>
      </w:r>
    </w:p>
    <w:p w:rsidR="00C13B57" w:rsidP="000348BF" w:rsidRDefault="000348BF" w14:paraId="1AA117AB" w14:textId="419A1BEC">
      <w:pPr>
        <w:pStyle w:val="Caption"/>
        <w:jc w:val="center"/>
        <w:rPr>
          <w:iCs w:val="0"/>
          <w:sz w:val="22"/>
          <w:szCs w:val="22"/>
        </w:rPr>
      </w:pPr>
      <w:r>
        <w:t xml:space="preserve">Fig. </w:t>
      </w:r>
      <w:r>
        <w:fldChar w:fldCharType="begin"/>
      </w:r>
      <w:r>
        <w:instrText> SEQ Fig. \* ARABIC </w:instrText>
      </w:r>
      <w:r>
        <w:fldChar w:fldCharType="separate"/>
      </w:r>
      <w:r w:rsidR="00FC261B">
        <w:rPr>
          <w:noProof/>
        </w:rPr>
        <w:t>16</w:t>
      </w:r>
      <w:r>
        <w:fldChar w:fldCharType="end"/>
      </w:r>
      <w:r>
        <w:t>. Detalles generales de la ganancia y figura de ruido en la transmisión y recepción.</w:t>
      </w:r>
    </w:p>
    <w:p w:rsidR="00C31046" w:rsidP="00A91460" w:rsidRDefault="00A91460" w14:paraId="382DECCA" w14:textId="6233D520">
      <w:pPr>
        <w:jc w:val="both"/>
        <w:rPr>
          <w:iCs/>
          <w:sz w:val="22"/>
          <w:szCs w:val="22"/>
        </w:rPr>
      </w:pPr>
      <w:r>
        <w:rPr>
          <w:iCs/>
          <w:sz w:val="22"/>
          <w:szCs w:val="22"/>
        </w:rPr>
        <w:t xml:space="preserve">El analizador de espectros en </w:t>
      </w:r>
      <w:r w:rsidR="00655F59">
        <w:rPr>
          <w:iCs/>
          <w:sz w:val="22"/>
          <w:szCs w:val="22"/>
        </w:rPr>
        <w:t>transmisión</w:t>
      </w:r>
      <w:r>
        <w:rPr>
          <w:iCs/>
          <w:sz w:val="22"/>
          <w:szCs w:val="22"/>
        </w:rPr>
        <w:t xml:space="preserve"> nos indica que existen cuatro pulsos referentes a las 4 señales multiplexadas sin ruido, pero cuando cruza </w:t>
      </w:r>
      <w:r w:rsidR="003324FE">
        <w:rPr>
          <w:iCs/>
          <w:sz w:val="22"/>
          <w:szCs w:val="22"/>
        </w:rPr>
        <w:t xml:space="preserve">la fibra óptica se presenta ruido que afecta a la </w:t>
      </w:r>
      <w:r w:rsidR="00C31046">
        <w:rPr>
          <w:iCs/>
          <w:sz w:val="22"/>
          <w:szCs w:val="22"/>
        </w:rPr>
        <w:t>transmisión de datos.</w:t>
      </w:r>
      <w:r w:rsidR="00655F59">
        <w:rPr>
          <w:iCs/>
          <w:sz w:val="22"/>
          <w:szCs w:val="22"/>
        </w:rPr>
        <w:t xml:space="preserve"> También se observa la pérdida de potencia.</w:t>
      </w:r>
    </w:p>
    <w:p w:rsidR="00C31046" w:rsidP="00A91460" w:rsidRDefault="00C31046" w14:paraId="77EEA803" w14:textId="77777777">
      <w:pPr>
        <w:jc w:val="both"/>
        <w:rPr>
          <w:iCs/>
          <w:sz w:val="22"/>
          <w:szCs w:val="22"/>
        </w:rPr>
      </w:pPr>
    </w:p>
    <w:p w:rsidR="00A964BB" w:rsidP="00414E87" w:rsidRDefault="00655F59" w14:paraId="30809EB0" w14:textId="2D97BEEA">
      <w:pPr>
        <w:keepNext/>
        <w:jc w:val="center"/>
      </w:pPr>
      <w:r>
        <w:rPr>
          <w:iCs/>
          <w:noProof/>
          <w:sz w:val="22"/>
          <w:szCs w:val="22"/>
        </w:rPr>
        <w:drawing>
          <wp:inline distT="0" distB="0" distL="0" distR="0" wp14:anchorId="620F581B" wp14:editId="30C5C15C">
            <wp:extent cx="2891790" cy="248793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1790" cy="2487930"/>
                    </a:xfrm>
                    <a:prstGeom prst="rect">
                      <a:avLst/>
                    </a:prstGeom>
                    <a:noFill/>
                    <a:ln>
                      <a:noFill/>
                    </a:ln>
                  </pic:spPr>
                </pic:pic>
              </a:graphicData>
            </a:graphic>
          </wp:inline>
        </w:drawing>
      </w:r>
    </w:p>
    <w:p w:rsidR="00655F59" w:rsidP="00414E87" w:rsidRDefault="00414E87" w14:paraId="2AF58673" w14:textId="6E20E918">
      <w:pPr>
        <w:pStyle w:val="Caption"/>
        <w:jc w:val="center"/>
        <w:rPr>
          <w:iCs w:val="0"/>
          <w:sz w:val="22"/>
          <w:szCs w:val="22"/>
        </w:rPr>
      </w:pPr>
      <w:r>
        <w:t xml:space="preserve">Fig. </w:t>
      </w:r>
      <w:r>
        <w:fldChar w:fldCharType="begin"/>
      </w:r>
      <w:r>
        <w:instrText> SEQ Fig. \* ARABIC </w:instrText>
      </w:r>
      <w:r>
        <w:fldChar w:fldCharType="separate"/>
      </w:r>
      <w:r w:rsidR="00FC261B">
        <w:rPr>
          <w:noProof/>
        </w:rPr>
        <w:t>17</w:t>
      </w:r>
      <w:r>
        <w:fldChar w:fldCharType="end"/>
      </w:r>
      <w:r>
        <w:t xml:space="preserve">. Señales en </w:t>
      </w:r>
      <w:proofErr w:type="spellStart"/>
      <w:r>
        <w:t>transmisón</w:t>
      </w:r>
      <w:proofErr w:type="spellEnd"/>
      <w:r>
        <w:t>.</w:t>
      </w:r>
    </w:p>
    <w:p w:rsidR="00414E87" w:rsidP="00414E87" w:rsidRDefault="00414E87" w14:paraId="51D1382E" w14:textId="77777777">
      <w:pPr>
        <w:jc w:val="center"/>
        <w:rPr>
          <w:iCs/>
          <w:sz w:val="22"/>
          <w:szCs w:val="22"/>
        </w:rPr>
      </w:pPr>
    </w:p>
    <w:p w:rsidR="00414E87" w:rsidP="00414E87" w:rsidRDefault="0048156D" w14:paraId="2557E4BD" w14:textId="77777777">
      <w:pPr>
        <w:keepNext/>
        <w:jc w:val="center"/>
      </w:pPr>
      <w:r>
        <w:rPr>
          <w:iCs/>
          <w:noProof/>
          <w:sz w:val="22"/>
          <w:szCs w:val="22"/>
        </w:rPr>
        <w:drawing>
          <wp:inline distT="0" distB="0" distL="0" distR="0" wp14:anchorId="75404CA1" wp14:editId="592E184F">
            <wp:extent cx="2891790" cy="2466975"/>
            <wp:effectExtent l="0" t="0" r="381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1790" cy="2466975"/>
                    </a:xfrm>
                    <a:prstGeom prst="rect">
                      <a:avLst/>
                    </a:prstGeom>
                    <a:noFill/>
                    <a:ln>
                      <a:noFill/>
                    </a:ln>
                  </pic:spPr>
                </pic:pic>
              </a:graphicData>
            </a:graphic>
          </wp:inline>
        </w:drawing>
      </w:r>
    </w:p>
    <w:p w:rsidRPr="00A964BB" w:rsidR="00A964BB" w:rsidP="00414E87" w:rsidRDefault="00414E87" w14:paraId="622415C1" w14:textId="60FCC3B8">
      <w:pPr>
        <w:pStyle w:val="Caption"/>
        <w:jc w:val="center"/>
        <w:rPr>
          <w:iCs w:val="0"/>
          <w:sz w:val="22"/>
          <w:szCs w:val="22"/>
        </w:rPr>
      </w:pPr>
      <w:r>
        <w:t xml:space="preserve">Fig. </w:t>
      </w:r>
      <w:r>
        <w:fldChar w:fldCharType="begin"/>
      </w:r>
      <w:r>
        <w:instrText> SEQ Fig. \* ARABIC </w:instrText>
      </w:r>
      <w:r>
        <w:fldChar w:fldCharType="separate"/>
      </w:r>
      <w:r w:rsidR="00FC261B">
        <w:rPr>
          <w:noProof/>
        </w:rPr>
        <w:t>18</w:t>
      </w:r>
      <w:r>
        <w:fldChar w:fldCharType="end"/>
      </w:r>
      <w:r>
        <w:t xml:space="preserve">. Señales en </w:t>
      </w:r>
      <w:r w:rsidR="00DD1E4B">
        <w:t>la recepción</w:t>
      </w:r>
      <w:r>
        <w:t>.</w:t>
      </w:r>
    </w:p>
    <w:p w:rsidR="0048156D" w:rsidP="00A91460" w:rsidRDefault="0048156D" w14:paraId="02EBD4A4" w14:textId="77777777">
      <w:pPr>
        <w:jc w:val="both"/>
        <w:rPr>
          <w:iCs/>
          <w:sz w:val="22"/>
          <w:szCs w:val="22"/>
        </w:rPr>
      </w:pPr>
    </w:p>
    <w:p w:rsidR="00414E87" w:rsidP="00414E87" w:rsidRDefault="0048156D" w14:paraId="32FB52CA" w14:textId="77777777">
      <w:pPr>
        <w:keepNext/>
        <w:jc w:val="both"/>
      </w:pPr>
      <w:r>
        <w:rPr>
          <w:iCs/>
          <w:noProof/>
          <w:sz w:val="22"/>
          <w:szCs w:val="22"/>
        </w:rPr>
        <w:drawing>
          <wp:inline distT="0" distB="0" distL="0" distR="0" wp14:anchorId="6653E2E1" wp14:editId="10FEF040">
            <wp:extent cx="2891790" cy="249872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1790" cy="2498725"/>
                    </a:xfrm>
                    <a:prstGeom prst="rect">
                      <a:avLst/>
                    </a:prstGeom>
                    <a:noFill/>
                    <a:ln>
                      <a:noFill/>
                    </a:ln>
                  </pic:spPr>
                </pic:pic>
              </a:graphicData>
            </a:graphic>
          </wp:inline>
        </w:drawing>
      </w:r>
    </w:p>
    <w:p w:rsidR="0048156D" w:rsidP="00414E87" w:rsidRDefault="00414E87" w14:paraId="59C87047" w14:textId="0EBA5D31">
      <w:pPr>
        <w:pStyle w:val="Caption"/>
        <w:jc w:val="center"/>
        <w:rPr>
          <w:iCs w:val="0"/>
          <w:sz w:val="22"/>
          <w:szCs w:val="22"/>
        </w:rPr>
      </w:pPr>
      <w:r>
        <w:t xml:space="preserve">Fig. </w:t>
      </w:r>
      <w:r>
        <w:fldChar w:fldCharType="begin"/>
      </w:r>
      <w:r>
        <w:instrText> SEQ Fig. \* ARABIC </w:instrText>
      </w:r>
      <w:r>
        <w:fldChar w:fldCharType="separate"/>
      </w:r>
      <w:r w:rsidR="00FC261B">
        <w:rPr>
          <w:noProof/>
        </w:rPr>
        <w:t>19</w:t>
      </w:r>
      <w:r>
        <w:fldChar w:fldCharType="end"/>
      </w:r>
      <w:r>
        <w:t>. Señales y ruido en transmisión.</w:t>
      </w:r>
    </w:p>
    <w:p w:rsidR="0048156D" w:rsidP="00A91460" w:rsidRDefault="0048156D" w14:paraId="1DA564D9" w14:textId="77777777">
      <w:pPr>
        <w:jc w:val="both"/>
        <w:rPr>
          <w:iCs/>
          <w:sz w:val="22"/>
          <w:szCs w:val="22"/>
        </w:rPr>
      </w:pPr>
    </w:p>
    <w:p w:rsidR="00414E87" w:rsidP="00414E87" w:rsidRDefault="00414E87" w14:paraId="63CD1298" w14:textId="77777777">
      <w:pPr>
        <w:keepNext/>
        <w:jc w:val="center"/>
      </w:pPr>
      <w:r>
        <w:rPr>
          <w:iCs/>
          <w:noProof/>
          <w:sz w:val="22"/>
          <w:szCs w:val="22"/>
        </w:rPr>
        <w:drawing>
          <wp:inline distT="0" distB="0" distL="0" distR="0" wp14:anchorId="4B27C70E" wp14:editId="0071C4C8">
            <wp:extent cx="2891790" cy="2487930"/>
            <wp:effectExtent l="0" t="0" r="381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790" cy="2487930"/>
                    </a:xfrm>
                    <a:prstGeom prst="rect">
                      <a:avLst/>
                    </a:prstGeom>
                    <a:noFill/>
                    <a:ln>
                      <a:noFill/>
                    </a:ln>
                  </pic:spPr>
                </pic:pic>
              </a:graphicData>
            </a:graphic>
          </wp:inline>
        </w:drawing>
      </w:r>
    </w:p>
    <w:p w:rsidR="0048156D" w:rsidP="00414E87" w:rsidRDefault="00414E87" w14:paraId="2DE44751" w14:textId="5367AA0E">
      <w:pPr>
        <w:pStyle w:val="Caption"/>
        <w:jc w:val="center"/>
        <w:rPr>
          <w:iCs w:val="0"/>
          <w:sz w:val="22"/>
          <w:szCs w:val="22"/>
        </w:rPr>
      </w:pPr>
      <w:r>
        <w:t xml:space="preserve">Fig. </w:t>
      </w:r>
      <w:r>
        <w:fldChar w:fldCharType="begin"/>
      </w:r>
      <w:r>
        <w:instrText> SEQ Fig. \* ARABIC </w:instrText>
      </w:r>
      <w:r>
        <w:fldChar w:fldCharType="separate"/>
      </w:r>
      <w:r w:rsidR="00FC261B">
        <w:rPr>
          <w:noProof/>
        </w:rPr>
        <w:t>20</w:t>
      </w:r>
      <w:r>
        <w:fldChar w:fldCharType="end"/>
      </w:r>
      <w:r>
        <w:t>. Señales y ruido en recepción.</w:t>
      </w:r>
    </w:p>
    <w:p w:rsidR="00AA1C65" w:rsidP="00A91460" w:rsidRDefault="003324FE" w14:paraId="07C10C60" w14:textId="54E1DD2B">
      <w:pPr>
        <w:jc w:val="both"/>
        <w:rPr>
          <w:iCs/>
          <w:sz w:val="22"/>
          <w:szCs w:val="22"/>
        </w:rPr>
      </w:pPr>
      <w:r>
        <w:rPr>
          <w:iCs/>
          <w:sz w:val="22"/>
          <w:szCs w:val="22"/>
        </w:rPr>
        <w:t xml:space="preserve"> </w:t>
      </w:r>
    </w:p>
    <w:p w:rsidRPr="007E6A81" w:rsidR="007E6A81" w:rsidP="003B2215" w:rsidRDefault="00E66557" w14:paraId="30398E7A" w14:textId="753DEEF3">
      <w:pPr>
        <w:jc w:val="both"/>
        <w:rPr>
          <w:iCs/>
          <w:sz w:val="22"/>
          <w:szCs w:val="22"/>
        </w:rPr>
      </w:pPr>
      <w:r>
        <w:rPr>
          <w:iCs/>
          <w:sz w:val="22"/>
          <w:szCs w:val="22"/>
        </w:rPr>
        <w:t>Debido a los resultados obtenidos es necesario optimizar el diseño</w:t>
      </w:r>
      <w:r w:rsidR="00607586">
        <w:rPr>
          <w:iCs/>
          <w:sz w:val="22"/>
          <w:szCs w:val="22"/>
        </w:rPr>
        <w:t>, esto se realiza en el apartado variación de parámetros.</w:t>
      </w:r>
    </w:p>
    <w:p w:rsidR="00297AF8" w:rsidP="00297AF8" w:rsidRDefault="00297AF8" w14:paraId="3BFDEF6E" w14:textId="77777777">
      <w:pPr>
        <w:jc w:val="both"/>
        <w:rPr>
          <w:b/>
          <w:bCs/>
          <w:i/>
          <w:sz w:val="22"/>
          <w:szCs w:val="22"/>
          <w:u w:val="single"/>
        </w:rPr>
      </w:pPr>
    </w:p>
    <w:p w:rsidR="00297AF8" w:rsidP="00014898" w:rsidRDefault="00297AF8" w14:paraId="283EB615" w14:textId="5938AD5D">
      <w:pPr>
        <w:numPr>
          <w:ilvl w:val="0"/>
          <w:numId w:val="6"/>
        </w:numPr>
        <w:jc w:val="both"/>
        <w:rPr>
          <w:b/>
          <w:bCs/>
          <w:i/>
          <w:sz w:val="22"/>
          <w:szCs w:val="22"/>
          <w:u w:val="single"/>
        </w:rPr>
      </w:pPr>
      <w:r>
        <w:rPr>
          <w:b/>
          <w:bCs/>
          <w:i/>
          <w:sz w:val="22"/>
          <w:szCs w:val="22"/>
          <w:u w:val="single"/>
        </w:rPr>
        <w:t>Topología tipo bus</w:t>
      </w:r>
    </w:p>
    <w:p w:rsidR="006A6BE6" w:rsidP="006A6BE6" w:rsidRDefault="006A6BE6" w14:paraId="2B8AA8FE" w14:textId="77777777">
      <w:pPr>
        <w:ind w:left="360"/>
        <w:jc w:val="both"/>
        <w:rPr>
          <w:b/>
          <w:bCs/>
          <w:i/>
          <w:sz w:val="22"/>
          <w:szCs w:val="22"/>
          <w:u w:val="single"/>
        </w:rPr>
      </w:pPr>
    </w:p>
    <w:bookmarkEnd w:id="0"/>
    <w:p w:rsidRPr="00DD1E4B" w:rsidR="00297AF8" w:rsidP="00297AF8" w:rsidRDefault="00DD1E4B" w14:paraId="33E3568B" w14:textId="669518DF">
      <w:pPr>
        <w:jc w:val="both"/>
        <w:rPr>
          <w:iCs/>
          <w:sz w:val="22"/>
          <w:szCs w:val="22"/>
        </w:rPr>
      </w:pPr>
      <w:r>
        <w:rPr>
          <w:iCs/>
          <w:sz w:val="22"/>
          <w:szCs w:val="22"/>
        </w:rPr>
        <w:t xml:space="preserve">En la figura 21, se presenta el esquema general de una topología </w:t>
      </w:r>
      <w:r w:rsidR="00EB7B83">
        <w:rPr>
          <w:iCs/>
          <w:sz w:val="22"/>
          <w:szCs w:val="22"/>
        </w:rPr>
        <w:t xml:space="preserve">tipo bus, esta </w:t>
      </w:r>
      <w:r w:rsidR="00561F2F">
        <w:rPr>
          <w:iCs/>
          <w:sz w:val="22"/>
          <w:szCs w:val="22"/>
        </w:rPr>
        <w:t>se deriva de una red punto a punto con la diferencia de que se debe usar divisor de potencia para que la línea principal de fibra óptica pueda seguir hasta donde se necesite</w:t>
      </w:r>
      <w:r w:rsidR="00526CE1">
        <w:rPr>
          <w:iCs/>
          <w:sz w:val="22"/>
          <w:szCs w:val="22"/>
        </w:rPr>
        <w:t>.</w:t>
      </w:r>
    </w:p>
    <w:p w:rsidR="00297AF8" w:rsidP="00297AF8" w:rsidRDefault="00297AF8" w14:paraId="321588B6" w14:textId="77777777">
      <w:pPr>
        <w:jc w:val="both"/>
        <w:rPr>
          <w:iCs/>
          <w:sz w:val="22"/>
          <w:szCs w:val="22"/>
        </w:rPr>
      </w:pPr>
    </w:p>
    <w:p w:rsidR="006A6BE6" w:rsidP="006A6BE6" w:rsidRDefault="006A6BE6" w14:paraId="57A2E0A4" w14:textId="77777777">
      <w:pPr>
        <w:keepNext/>
        <w:jc w:val="both"/>
      </w:pPr>
      <w:r w:rsidRPr="006A6BE6">
        <w:drawing>
          <wp:inline distT="0" distB="0" distL="0" distR="0" wp14:anchorId="42BC750B" wp14:editId="3D9D34BC">
            <wp:extent cx="2895600" cy="133921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1"/>
                    <a:stretch>
                      <a:fillRect/>
                    </a:stretch>
                  </pic:blipFill>
                  <pic:spPr>
                    <a:xfrm>
                      <a:off x="0" y="0"/>
                      <a:ext cx="2895600" cy="1339215"/>
                    </a:xfrm>
                    <a:prstGeom prst="rect">
                      <a:avLst/>
                    </a:prstGeom>
                  </pic:spPr>
                </pic:pic>
              </a:graphicData>
            </a:graphic>
          </wp:inline>
        </w:drawing>
      </w:r>
    </w:p>
    <w:p w:rsidR="006A6BE6" w:rsidP="006A6BE6" w:rsidRDefault="006A6BE6" w14:paraId="27E36239" w14:textId="61FC732A">
      <w:pPr>
        <w:pStyle w:val="Caption"/>
        <w:jc w:val="center"/>
      </w:pPr>
      <w:r>
        <w:t xml:space="preserve">Fig. </w:t>
      </w:r>
      <w:r>
        <w:fldChar w:fldCharType="begin"/>
      </w:r>
      <w:r>
        <w:instrText> SEQ Fig. \* ARABIC </w:instrText>
      </w:r>
      <w:r>
        <w:fldChar w:fldCharType="separate"/>
      </w:r>
      <w:r w:rsidR="00FC261B">
        <w:rPr>
          <w:noProof/>
        </w:rPr>
        <w:t>21</w:t>
      </w:r>
      <w:r>
        <w:fldChar w:fldCharType="end"/>
      </w:r>
      <w:r>
        <w:t>. Topología tipo bus</w:t>
      </w:r>
    </w:p>
    <w:p w:rsidRPr="00526CE1" w:rsidR="006A6BE6" w:rsidP="002E0EEE" w:rsidRDefault="00B41560" w14:paraId="4DACC133" w14:textId="1742E434">
      <w:pPr>
        <w:jc w:val="both"/>
        <w:rPr>
          <w:sz w:val="22"/>
          <w:szCs w:val="22"/>
        </w:rPr>
      </w:pPr>
      <w:r>
        <w:rPr>
          <w:sz w:val="22"/>
          <w:szCs w:val="22"/>
        </w:rPr>
        <w:t xml:space="preserve">Esta red esta conformada por un transmisor y varios receptores, el principio de funcionamiento se basa en dividir la potencia </w:t>
      </w:r>
      <w:r w:rsidR="002B30EA">
        <w:rPr>
          <w:sz w:val="22"/>
          <w:szCs w:val="22"/>
        </w:rPr>
        <w:t xml:space="preserve">en un punto en especifico en </w:t>
      </w:r>
      <w:r w:rsidR="00A43CD0">
        <w:rPr>
          <w:sz w:val="22"/>
          <w:szCs w:val="22"/>
        </w:rPr>
        <w:t>este</w:t>
      </w:r>
      <w:r w:rsidR="002B30EA">
        <w:rPr>
          <w:sz w:val="22"/>
          <w:szCs w:val="22"/>
        </w:rPr>
        <w:t xml:space="preserve"> caso </w:t>
      </w:r>
      <w:r w:rsidR="00A43CD0">
        <w:rPr>
          <w:sz w:val="22"/>
          <w:szCs w:val="22"/>
        </w:rPr>
        <w:t xml:space="preserve">cada 10 </w:t>
      </w:r>
      <w:r w:rsidR="00E133C5">
        <w:rPr>
          <w:sz w:val="22"/>
          <w:szCs w:val="22"/>
        </w:rPr>
        <w:t xml:space="preserve">kilómetros, además luego </w:t>
      </w:r>
      <w:r w:rsidR="00643DD9">
        <w:rPr>
          <w:sz w:val="22"/>
          <w:szCs w:val="22"/>
        </w:rPr>
        <w:t xml:space="preserve">de realizar la división de potencia se debe colocar un amplificador de 3 dB, para que compense la división de dicha potencia, dicha solución presentada para ser la </w:t>
      </w:r>
      <w:r w:rsidR="002E0EEE">
        <w:rPr>
          <w:sz w:val="22"/>
          <w:szCs w:val="22"/>
        </w:rPr>
        <w:t>idónea</w:t>
      </w:r>
      <w:r w:rsidR="00643DD9">
        <w:rPr>
          <w:sz w:val="22"/>
          <w:szCs w:val="22"/>
        </w:rPr>
        <w:t xml:space="preserve"> para estos casos puesto que en a lo largo </w:t>
      </w:r>
      <w:r w:rsidR="00505E65">
        <w:rPr>
          <w:sz w:val="22"/>
          <w:szCs w:val="22"/>
        </w:rPr>
        <w:t>de la red los resultados son muy similares</w:t>
      </w:r>
      <w:r w:rsidR="002E0EEE">
        <w:rPr>
          <w:sz w:val="22"/>
          <w:szCs w:val="22"/>
        </w:rPr>
        <w:t>.</w:t>
      </w:r>
    </w:p>
    <w:p w:rsidR="00526CE1" w:rsidP="006A6BE6" w:rsidRDefault="00526CE1" w14:paraId="614EACAC" w14:textId="77777777"/>
    <w:p w:rsidRPr="00590370" w:rsidR="002E0EEE" w:rsidP="00590370" w:rsidRDefault="002E0EEE" w14:paraId="40139B0F" w14:textId="2FDC5FBF">
      <w:pPr>
        <w:jc w:val="both"/>
        <w:rPr>
          <w:sz w:val="22"/>
          <w:szCs w:val="22"/>
        </w:rPr>
      </w:pPr>
      <w:r w:rsidRPr="00590370">
        <w:rPr>
          <w:sz w:val="22"/>
          <w:szCs w:val="22"/>
        </w:rPr>
        <w:t xml:space="preserve">El transmisor trabaja con una potencia de 0 dBm, </w:t>
      </w:r>
      <w:r w:rsidRPr="00590370" w:rsidR="00866D32">
        <w:rPr>
          <w:sz w:val="22"/>
          <w:szCs w:val="22"/>
        </w:rPr>
        <w:t>a 1550 nm</w:t>
      </w:r>
      <w:r w:rsidRPr="00590370" w:rsidR="00450B38">
        <w:rPr>
          <w:sz w:val="22"/>
          <w:szCs w:val="22"/>
        </w:rPr>
        <w:t xml:space="preserve">, mientras que la fibra óptica cuenta con características comunes </w:t>
      </w:r>
      <w:r w:rsidRPr="00590370" w:rsidR="00342689">
        <w:rPr>
          <w:sz w:val="22"/>
          <w:szCs w:val="22"/>
        </w:rPr>
        <w:t>tomando como referencia los 1550 nm y una atenuación de 0.2 dB</w:t>
      </w:r>
      <w:r w:rsidRPr="00590370" w:rsidR="00C10669">
        <w:rPr>
          <w:sz w:val="22"/>
          <w:szCs w:val="22"/>
        </w:rPr>
        <w:t xml:space="preserve">/km, </w:t>
      </w:r>
      <w:r w:rsidRPr="00590370" w:rsidR="00590370">
        <w:rPr>
          <w:sz w:val="22"/>
          <w:szCs w:val="22"/>
        </w:rPr>
        <w:t>el amplificador es uno de 3 dB y el receptor óptico es un tipo PIN.</w:t>
      </w:r>
    </w:p>
    <w:p w:rsidR="00590370" w:rsidP="006A6BE6" w:rsidRDefault="00590370" w14:paraId="1913EFFB" w14:textId="77777777"/>
    <w:p w:rsidR="0011041C" w:rsidP="0011041C" w:rsidRDefault="0011041C" w14:paraId="4AD53B23" w14:textId="77777777">
      <w:pPr>
        <w:keepNext/>
        <w:jc w:val="center"/>
      </w:pPr>
      <w:r w:rsidRPr="0011041C">
        <w:drawing>
          <wp:inline distT="0" distB="0" distL="0" distR="0" wp14:anchorId="1CFDF65E" wp14:editId="2B915BE5">
            <wp:extent cx="2895600" cy="1690370"/>
            <wp:effectExtent l="0" t="0" r="0" b="508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2"/>
                    <a:stretch>
                      <a:fillRect/>
                    </a:stretch>
                  </pic:blipFill>
                  <pic:spPr>
                    <a:xfrm>
                      <a:off x="0" y="0"/>
                      <a:ext cx="2895600" cy="1690370"/>
                    </a:xfrm>
                    <a:prstGeom prst="rect">
                      <a:avLst/>
                    </a:prstGeom>
                  </pic:spPr>
                </pic:pic>
              </a:graphicData>
            </a:graphic>
          </wp:inline>
        </w:drawing>
      </w:r>
    </w:p>
    <w:p w:rsidR="006A6BE6" w:rsidP="0011041C" w:rsidRDefault="0011041C" w14:paraId="0116A5B2" w14:textId="7DB90014">
      <w:pPr>
        <w:pStyle w:val="Caption"/>
        <w:jc w:val="center"/>
      </w:pPr>
      <w:r>
        <w:t xml:space="preserve">Fig. </w:t>
      </w:r>
      <w:r>
        <w:fldChar w:fldCharType="begin"/>
      </w:r>
      <w:r>
        <w:instrText> SEQ Fig. \* ARABIC </w:instrText>
      </w:r>
      <w:r>
        <w:fldChar w:fldCharType="separate"/>
      </w:r>
      <w:r w:rsidR="00FC261B">
        <w:rPr>
          <w:noProof/>
        </w:rPr>
        <w:t>22</w:t>
      </w:r>
      <w:r>
        <w:fldChar w:fldCharType="end"/>
      </w:r>
      <w:r>
        <w:t>. Etapa de división de potencia</w:t>
      </w:r>
    </w:p>
    <w:p w:rsidRPr="00EF59C0" w:rsidR="00EF59C0" w:rsidP="00EF59C0" w:rsidRDefault="00EF59C0" w14:paraId="644B9477" w14:textId="77777777"/>
    <w:p w:rsidRPr="00EF59C0" w:rsidR="0011041C" w:rsidP="00EF59C0" w:rsidRDefault="00606BA8" w14:paraId="03A48B9D" w14:textId="4CC16106">
      <w:pPr>
        <w:jc w:val="both"/>
        <w:rPr>
          <w:sz w:val="22"/>
          <w:szCs w:val="22"/>
        </w:rPr>
      </w:pPr>
      <w:r w:rsidRPr="00EF59C0">
        <w:rPr>
          <w:sz w:val="22"/>
          <w:szCs w:val="22"/>
        </w:rPr>
        <w:t xml:space="preserve">En la figura 23, se puede apreciar el espectro óptico de la señal recuperada </w:t>
      </w:r>
      <w:r w:rsidRPr="00EF59C0" w:rsidR="006C6190">
        <w:rPr>
          <w:sz w:val="22"/>
          <w:szCs w:val="22"/>
        </w:rPr>
        <w:t xml:space="preserve">en la primera </w:t>
      </w:r>
      <w:r w:rsidRPr="00EF59C0" w:rsidR="002B1C80">
        <w:rPr>
          <w:sz w:val="22"/>
          <w:szCs w:val="22"/>
        </w:rPr>
        <w:t xml:space="preserve">estación, en este caso se tiene como referencia </w:t>
      </w:r>
      <w:r w:rsidRPr="00EF59C0" w:rsidR="00841870">
        <w:rPr>
          <w:sz w:val="22"/>
          <w:szCs w:val="22"/>
        </w:rPr>
        <w:t xml:space="preserve">1550 nm </w:t>
      </w:r>
      <w:r w:rsidRPr="00EF59C0" w:rsidR="00E511A7">
        <w:rPr>
          <w:sz w:val="22"/>
          <w:szCs w:val="22"/>
        </w:rPr>
        <w:t>a una amplitud cercana a los -2dBm</w:t>
      </w:r>
      <w:r w:rsidRPr="00EF59C0" w:rsidR="008423AC">
        <w:rPr>
          <w:sz w:val="22"/>
          <w:szCs w:val="22"/>
        </w:rPr>
        <w:t xml:space="preserve">, </w:t>
      </w:r>
      <w:r w:rsidRPr="00EF59C0" w:rsidR="00EF59C0">
        <w:rPr>
          <w:sz w:val="22"/>
          <w:szCs w:val="22"/>
        </w:rPr>
        <w:t>esto se debe a la atenuación propia de la fibra.</w:t>
      </w:r>
      <w:r w:rsidRPr="00EF59C0" w:rsidR="006C6190">
        <w:rPr>
          <w:sz w:val="22"/>
          <w:szCs w:val="22"/>
        </w:rPr>
        <w:t xml:space="preserve"> </w:t>
      </w:r>
    </w:p>
    <w:p w:rsidR="00B94E57" w:rsidP="00B94E57" w:rsidRDefault="00B94E57" w14:paraId="303FA139" w14:textId="77777777">
      <w:pPr>
        <w:keepNext/>
      </w:pPr>
      <w:r w:rsidRPr="00B94E57">
        <w:drawing>
          <wp:inline distT="0" distB="0" distL="0" distR="0" wp14:anchorId="1363493B" wp14:editId="5DB013CB">
            <wp:extent cx="2895600" cy="2487295"/>
            <wp:effectExtent l="0" t="0" r="0" b="825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3"/>
                    <a:stretch>
                      <a:fillRect/>
                    </a:stretch>
                  </pic:blipFill>
                  <pic:spPr>
                    <a:xfrm>
                      <a:off x="0" y="0"/>
                      <a:ext cx="2895600" cy="2487295"/>
                    </a:xfrm>
                    <a:prstGeom prst="rect">
                      <a:avLst/>
                    </a:prstGeom>
                  </pic:spPr>
                </pic:pic>
              </a:graphicData>
            </a:graphic>
          </wp:inline>
        </w:drawing>
      </w:r>
    </w:p>
    <w:p w:rsidRPr="0011041C" w:rsidR="0011041C" w:rsidP="00B94E57" w:rsidRDefault="00B94E57" w14:paraId="639609AF" w14:textId="23794104">
      <w:pPr>
        <w:pStyle w:val="Caption"/>
        <w:rPr>
          <w:sz w:val="22"/>
          <w:szCs w:val="22"/>
        </w:rPr>
      </w:pPr>
      <w:r>
        <w:t xml:space="preserve">Fig. </w:t>
      </w:r>
      <w:r>
        <w:fldChar w:fldCharType="begin"/>
      </w:r>
      <w:r>
        <w:instrText> SEQ Fig. \* ARABIC </w:instrText>
      </w:r>
      <w:r>
        <w:fldChar w:fldCharType="separate"/>
      </w:r>
      <w:r w:rsidR="00FC261B">
        <w:rPr>
          <w:noProof/>
        </w:rPr>
        <w:t>23</w:t>
      </w:r>
      <w:r>
        <w:fldChar w:fldCharType="end"/>
      </w:r>
      <w:r>
        <w:t>. Espectro óptico de la señal en la primera estación</w:t>
      </w:r>
    </w:p>
    <w:p w:rsidR="00E03365" w:rsidP="00297AF8" w:rsidRDefault="00EF59C0" w14:paraId="5B3CC44A" w14:textId="67E1F1B3">
      <w:pPr>
        <w:jc w:val="both"/>
        <w:rPr>
          <w:iCs/>
          <w:sz w:val="22"/>
          <w:szCs w:val="22"/>
        </w:rPr>
      </w:pPr>
      <w:bookmarkStart w:name="_Hlk76246490" w:id="3"/>
      <w:r>
        <w:rPr>
          <w:iCs/>
          <w:sz w:val="22"/>
          <w:szCs w:val="22"/>
        </w:rPr>
        <w:t>El diagrama de ojo e</w:t>
      </w:r>
      <w:r w:rsidR="000E77D1">
        <w:rPr>
          <w:iCs/>
          <w:sz w:val="22"/>
          <w:szCs w:val="22"/>
        </w:rPr>
        <w:t xml:space="preserve">n este caso es casi ideal, </w:t>
      </w:r>
      <w:r w:rsidR="00C96E60">
        <w:rPr>
          <w:iCs/>
          <w:sz w:val="22"/>
          <w:szCs w:val="22"/>
        </w:rPr>
        <w:t>puesto que se tiene un ojo cas</w:t>
      </w:r>
      <w:r w:rsidR="00EB00AF">
        <w:rPr>
          <w:iCs/>
          <w:sz w:val="22"/>
          <w:szCs w:val="22"/>
        </w:rPr>
        <w:t>i</w:t>
      </w:r>
      <w:r w:rsidR="00C96E60">
        <w:rPr>
          <w:iCs/>
          <w:sz w:val="22"/>
          <w:szCs w:val="22"/>
        </w:rPr>
        <w:t xml:space="preserve"> perfecto, sin embargo, la línea de </w:t>
      </w:r>
      <w:r w:rsidR="00EB00AF">
        <w:rPr>
          <w:iCs/>
          <w:sz w:val="22"/>
          <w:szCs w:val="22"/>
        </w:rPr>
        <w:t>c</w:t>
      </w:r>
      <w:r w:rsidR="00C96E60">
        <w:rPr>
          <w:iCs/>
          <w:sz w:val="22"/>
          <w:szCs w:val="22"/>
        </w:rPr>
        <w:t xml:space="preserve">olor rojo refleja la forma aproximada del </w:t>
      </w:r>
      <w:r w:rsidR="002A18CC">
        <w:rPr>
          <w:iCs/>
          <w:sz w:val="22"/>
          <w:szCs w:val="22"/>
        </w:rPr>
        <w:t xml:space="preserve">bit recuperado </w:t>
      </w:r>
      <w:r w:rsidR="00275B9B">
        <w:rPr>
          <w:iCs/>
          <w:sz w:val="22"/>
          <w:szCs w:val="22"/>
        </w:rPr>
        <w:t>la cual tiene cierta deformidad en la parte superior del bit, pero esto se puede corregir con un regenerador 3R.</w:t>
      </w:r>
    </w:p>
    <w:p w:rsidR="00275B9B" w:rsidP="00297AF8" w:rsidRDefault="00275B9B" w14:paraId="0D444ADD" w14:textId="77777777">
      <w:pPr>
        <w:jc w:val="both"/>
        <w:rPr>
          <w:iCs/>
          <w:sz w:val="22"/>
          <w:szCs w:val="22"/>
        </w:rPr>
      </w:pPr>
    </w:p>
    <w:p w:rsidRPr="00EF59C0" w:rsidR="00275B9B" w:rsidP="00297AF8" w:rsidRDefault="00275B9B" w14:paraId="533A6FD4" w14:textId="469680C0">
      <w:pPr>
        <w:jc w:val="both"/>
        <w:rPr>
          <w:iCs/>
          <w:sz w:val="22"/>
          <w:szCs w:val="22"/>
        </w:rPr>
      </w:pPr>
      <w:r>
        <w:rPr>
          <w:iCs/>
          <w:sz w:val="22"/>
          <w:szCs w:val="22"/>
        </w:rPr>
        <w:t xml:space="preserve">El valor del </w:t>
      </w:r>
      <w:r w:rsidR="00D50579">
        <w:rPr>
          <w:iCs/>
          <w:sz w:val="22"/>
          <w:szCs w:val="22"/>
        </w:rPr>
        <w:t>BER obtenido es sumamente bajo por lo que podría ser casi despreciable llegando</w:t>
      </w:r>
      <w:r w:rsidR="002342AD">
        <w:rPr>
          <w:iCs/>
          <w:sz w:val="22"/>
          <w:szCs w:val="22"/>
        </w:rPr>
        <w:t xml:space="preserve"> ser la configuración más óptima posible.</w:t>
      </w:r>
    </w:p>
    <w:p w:rsidR="00EF59C0" w:rsidP="00297AF8" w:rsidRDefault="00EF59C0" w14:paraId="0D6B5B05" w14:textId="77777777">
      <w:pPr>
        <w:jc w:val="both"/>
        <w:rPr>
          <w:b/>
          <w:bCs/>
          <w:i/>
          <w:sz w:val="22"/>
          <w:szCs w:val="22"/>
          <w:u w:val="single"/>
        </w:rPr>
      </w:pPr>
    </w:p>
    <w:p w:rsidR="00162DF4" w:rsidP="00162DF4" w:rsidRDefault="00162DF4" w14:paraId="6AF50B08" w14:textId="77777777">
      <w:pPr>
        <w:keepNext/>
        <w:jc w:val="center"/>
      </w:pPr>
      <w:r w:rsidRPr="00162DF4">
        <w:drawing>
          <wp:inline distT="0" distB="0" distL="0" distR="0" wp14:anchorId="505C31AD" wp14:editId="12DFA723">
            <wp:extent cx="2895600" cy="2379980"/>
            <wp:effectExtent l="0" t="0" r="0" b="127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4"/>
                    <a:stretch>
                      <a:fillRect/>
                    </a:stretch>
                  </pic:blipFill>
                  <pic:spPr>
                    <a:xfrm>
                      <a:off x="0" y="0"/>
                      <a:ext cx="2895600" cy="2379980"/>
                    </a:xfrm>
                    <a:prstGeom prst="rect">
                      <a:avLst/>
                    </a:prstGeom>
                  </pic:spPr>
                </pic:pic>
              </a:graphicData>
            </a:graphic>
          </wp:inline>
        </w:drawing>
      </w:r>
    </w:p>
    <w:p w:rsidR="00162DF4" w:rsidP="00162DF4" w:rsidRDefault="00162DF4" w14:paraId="7F62C1FC" w14:textId="4C55253D">
      <w:pPr>
        <w:pStyle w:val="Caption"/>
        <w:jc w:val="center"/>
        <w:rPr>
          <w:b/>
          <w:bCs/>
          <w:i w:val="0"/>
          <w:sz w:val="22"/>
          <w:szCs w:val="22"/>
          <w:u w:val="single"/>
        </w:rPr>
      </w:pPr>
      <w:r>
        <w:t xml:space="preserve">Fig. </w:t>
      </w:r>
      <w:r>
        <w:fldChar w:fldCharType="begin"/>
      </w:r>
      <w:r>
        <w:instrText> SEQ Fig. \* ARABIC </w:instrText>
      </w:r>
      <w:r>
        <w:fldChar w:fldCharType="separate"/>
      </w:r>
      <w:r w:rsidR="00FC261B">
        <w:rPr>
          <w:noProof/>
        </w:rPr>
        <w:t>24</w:t>
      </w:r>
      <w:r>
        <w:fldChar w:fldCharType="end"/>
      </w:r>
      <w:r>
        <w:t>. Diagrama de ojo y BER</w:t>
      </w:r>
    </w:p>
    <w:p w:rsidRPr="002342AD" w:rsidR="00162DF4" w:rsidP="00297AF8" w:rsidRDefault="002342AD" w14:paraId="71033DF6" w14:textId="4641C8B4">
      <w:pPr>
        <w:jc w:val="both"/>
        <w:rPr>
          <w:iCs/>
          <w:sz w:val="22"/>
          <w:szCs w:val="22"/>
        </w:rPr>
      </w:pPr>
      <w:r>
        <w:rPr>
          <w:iCs/>
          <w:sz w:val="22"/>
          <w:szCs w:val="22"/>
        </w:rPr>
        <w:t xml:space="preserve">En la figura 25, se presenta la secuencia de bits </w:t>
      </w:r>
      <w:r w:rsidR="00C428EF">
        <w:rPr>
          <w:iCs/>
          <w:sz w:val="22"/>
          <w:szCs w:val="22"/>
        </w:rPr>
        <w:t>original.</w:t>
      </w:r>
    </w:p>
    <w:p w:rsidR="008A5C8C" w:rsidP="008A5C8C" w:rsidRDefault="008A5C8C" w14:paraId="611320B2" w14:textId="77777777">
      <w:pPr>
        <w:keepNext/>
        <w:jc w:val="both"/>
      </w:pPr>
      <w:r w:rsidRPr="008A5C8C">
        <w:drawing>
          <wp:inline distT="0" distB="0" distL="0" distR="0" wp14:anchorId="3608C99C" wp14:editId="1946D826">
            <wp:extent cx="2895600" cy="2487295"/>
            <wp:effectExtent l="0" t="0" r="0" b="8255"/>
            <wp:docPr id="39" name="Picture 39" descr="Graphical user interface, 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bar chart&#10;&#10;Description automatically generated with medium confidence"/>
                    <pic:cNvPicPr/>
                  </pic:nvPicPr>
                  <pic:blipFill>
                    <a:blip r:embed="rId35"/>
                    <a:stretch>
                      <a:fillRect/>
                    </a:stretch>
                  </pic:blipFill>
                  <pic:spPr>
                    <a:xfrm>
                      <a:off x="0" y="0"/>
                      <a:ext cx="2895600" cy="2487295"/>
                    </a:xfrm>
                    <a:prstGeom prst="rect">
                      <a:avLst/>
                    </a:prstGeom>
                  </pic:spPr>
                </pic:pic>
              </a:graphicData>
            </a:graphic>
          </wp:inline>
        </w:drawing>
      </w:r>
    </w:p>
    <w:p w:rsidR="00162DF4" w:rsidP="008A5C8C" w:rsidRDefault="008A5C8C" w14:paraId="0FBCFB89" w14:textId="75F564F0">
      <w:pPr>
        <w:pStyle w:val="Caption"/>
        <w:jc w:val="center"/>
        <w:rPr>
          <w:b/>
          <w:bCs/>
          <w:i w:val="0"/>
          <w:sz w:val="22"/>
          <w:szCs w:val="22"/>
          <w:u w:val="single"/>
        </w:rPr>
      </w:pPr>
      <w:r>
        <w:t xml:space="preserve">Fig. </w:t>
      </w:r>
      <w:r>
        <w:fldChar w:fldCharType="begin"/>
      </w:r>
      <w:r>
        <w:instrText> SEQ Fig. \* ARABIC </w:instrText>
      </w:r>
      <w:r>
        <w:fldChar w:fldCharType="separate"/>
      </w:r>
      <w:r w:rsidR="00FC261B">
        <w:rPr>
          <w:noProof/>
        </w:rPr>
        <w:t>25</w:t>
      </w:r>
      <w:r>
        <w:fldChar w:fldCharType="end"/>
      </w:r>
      <w:r>
        <w:t>. Secuencia de bits original</w:t>
      </w:r>
    </w:p>
    <w:p w:rsidRPr="005A59D1" w:rsidR="00767338" w:rsidP="00297AF8" w:rsidRDefault="00AE54A1" w14:paraId="670D30EF" w14:textId="2DC67D52">
      <w:pPr>
        <w:jc w:val="both"/>
        <w:rPr>
          <w:iCs/>
          <w:sz w:val="22"/>
          <w:szCs w:val="22"/>
        </w:rPr>
      </w:pPr>
      <w:r>
        <w:rPr>
          <w:iCs/>
          <w:sz w:val="22"/>
          <w:szCs w:val="22"/>
        </w:rPr>
        <w:t xml:space="preserve">En la figura 26, se presenta la secuencia de bits recuperada, en este apartado se puede apreciar que la secuencia de bits es muy similar </w:t>
      </w:r>
      <w:r w:rsidR="00901D46">
        <w:rPr>
          <w:iCs/>
          <w:sz w:val="22"/>
          <w:szCs w:val="22"/>
        </w:rPr>
        <w:t>a la original salvo por l</w:t>
      </w:r>
      <w:r w:rsidR="00EA32DA">
        <w:rPr>
          <w:iCs/>
          <w:sz w:val="22"/>
          <w:szCs w:val="22"/>
        </w:rPr>
        <w:t xml:space="preserve">as formas de los bits </w:t>
      </w:r>
      <w:r w:rsidR="00767338">
        <w:rPr>
          <w:iCs/>
          <w:sz w:val="22"/>
          <w:szCs w:val="22"/>
        </w:rPr>
        <w:t>que tienden a parecerse más a ondas senoidales, sin embargo, es importante mencionar que las señales digitales pueden interpretadas fácilmente con su amplitud y sincronismo lo cual refleja el diagrama de ojo, el cual también presenta muy buenas características</w:t>
      </w:r>
    </w:p>
    <w:p w:rsidR="005A59D1" w:rsidP="00297AF8" w:rsidRDefault="005A59D1" w14:paraId="08A9873B" w14:textId="77777777">
      <w:pPr>
        <w:jc w:val="both"/>
        <w:rPr>
          <w:b/>
          <w:bCs/>
          <w:i/>
          <w:sz w:val="22"/>
          <w:szCs w:val="22"/>
          <w:u w:val="single"/>
        </w:rPr>
      </w:pPr>
    </w:p>
    <w:p w:rsidR="00DD1E4B" w:rsidP="00DD1E4B" w:rsidRDefault="00DD1E4B" w14:paraId="4BBD9394" w14:textId="77777777">
      <w:pPr>
        <w:keepNext/>
        <w:jc w:val="both"/>
      </w:pPr>
      <w:r w:rsidRPr="00DD1E4B">
        <w:drawing>
          <wp:inline distT="0" distB="0" distL="0" distR="0" wp14:anchorId="46C67716" wp14:editId="4F9114E7">
            <wp:extent cx="2895600" cy="2487295"/>
            <wp:effectExtent l="0" t="0" r="0" b="825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6"/>
                    <a:stretch>
                      <a:fillRect/>
                    </a:stretch>
                  </pic:blipFill>
                  <pic:spPr>
                    <a:xfrm>
                      <a:off x="0" y="0"/>
                      <a:ext cx="2895600" cy="2487295"/>
                    </a:xfrm>
                    <a:prstGeom prst="rect">
                      <a:avLst/>
                    </a:prstGeom>
                  </pic:spPr>
                </pic:pic>
              </a:graphicData>
            </a:graphic>
          </wp:inline>
        </w:drawing>
      </w:r>
    </w:p>
    <w:p w:rsidRPr="00297AF8" w:rsidR="008A5C8C" w:rsidP="00DD1E4B" w:rsidRDefault="00DD1E4B" w14:paraId="0561E95F" w14:textId="5400910F">
      <w:pPr>
        <w:pStyle w:val="Caption"/>
        <w:jc w:val="center"/>
        <w:rPr>
          <w:b/>
          <w:bCs/>
          <w:sz w:val="22"/>
          <w:szCs w:val="22"/>
          <w:u w:val="single"/>
        </w:rPr>
      </w:pPr>
      <w:r>
        <w:t xml:space="preserve">Fig. </w:t>
      </w:r>
      <w:r>
        <w:fldChar w:fldCharType="begin"/>
      </w:r>
      <w:r>
        <w:instrText> SEQ Fig. \* ARABIC </w:instrText>
      </w:r>
      <w:r>
        <w:fldChar w:fldCharType="separate"/>
      </w:r>
      <w:r w:rsidR="00FC261B">
        <w:rPr>
          <w:noProof/>
        </w:rPr>
        <w:t>26</w:t>
      </w:r>
      <w:r>
        <w:fldChar w:fldCharType="end"/>
      </w:r>
      <w:r>
        <w:t>. Secuencia de bits recuperada</w:t>
      </w:r>
    </w:p>
    <w:bookmarkEnd w:id="3"/>
    <w:p w:rsidR="00C31559" w:rsidP="00C31559" w:rsidRDefault="00C31559" w14:paraId="588CE5E4" w14:textId="527111C1">
      <w:pPr>
        <w:pStyle w:val="ursititulo1"/>
        <w:numPr>
          <w:ilvl w:val="0"/>
          <w:numId w:val="4"/>
        </w:numPr>
        <w:tabs>
          <w:tab w:val="clear" w:pos="360"/>
          <w:tab w:val="num" w:pos="284"/>
        </w:tabs>
        <w:ind w:left="227" w:hanging="227"/>
        <w:rPr>
          <w:sz w:val="22"/>
          <w:szCs w:val="22"/>
          <w:lang w:val="es-EC"/>
        </w:rPr>
      </w:pPr>
      <w:r>
        <w:rPr>
          <w:sz w:val="22"/>
          <w:szCs w:val="22"/>
          <w:lang w:val="es-EC"/>
        </w:rPr>
        <w:t xml:space="preserve">Variación de los parámetros de simulación </w:t>
      </w:r>
    </w:p>
    <w:p w:rsidRPr="006625AB" w:rsidR="00C31559" w:rsidP="00C31559" w:rsidRDefault="00C31559" w14:paraId="5D52D7EE" w14:textId="03A7AB5A">
      <w:pPr>
        <w:pStyle w:val="ListParagraph"/>
        <w:numPr>
          <w:ilvl w:val="0"/>
          <w:numId w:val="12"/>
        </w:numPr>
        <w:rPr>
          <w:b/>
          <w:bCs/>
          <w:i/>
          <w:iCs/>
          <w:sz w:val="22"/>
          <w:szCs w:val="22"/>
          <w:u w:val="single"/>
          <w:lang w:eastAsia="en-US"/>
        </w:rPr>
      </w:pPr>
      <w:r w:rsidRPr="006625AB">
        <w:rPr>
          <w:b/>
          <w:bCs/>
          <w:i/>
          <w:iCs/>
          <w:sz w:val="22"/>
          <w:szCs w:val="22"/>
          <w:u w:val="single"/>
          <w:lang w:eastAsia="en-US"/>
        </w:rPr>
        <w:t xml:space="preserve">Topología tipo anillo </w:t>
      </w:r>
    </w:p>
    <w:p w:rsidR="006625AB" w:rsidP="006625AB" w:rsidRDefault="006625AB" w14:paraId="395A3039" w14:textId="77777777">
      <w:pPr>
        <w:rPr>
          <w:b/>
          <w:bCs/>
          <w:i/>
          <w:iCs/>
          <w:sz w:val="22"/>
          <w:szCs w:val="22"/>
          <w:u w:val="single"/>
          <w:lang w:eastAsia="en-US"/>
        </w:rPr>
      </w:pPr>
    </w:p>
    <w:p w:rsidRPr="00921B8C" w:rsidR="00921B8C" w:rsidP="00E576B8" w:rsidRDefault="00A17EFA" w14:paraId="3A313287" w14:textId="5499D15B">
      <w:pPr>
        <w:jc w:val="both"/>
        <w:rPr>
          <w:sz w:val="22"/>
          <w:szCs w:val="22"/>
          <w:lang w:eastAsia="en-US"/>
        </w:rPr>
      </w:pPr>
      <w:r>
        <w:rPr>
          <w:sz w:val="22"/>
          <w:szCs w:val="22"/>
          <w:lang w:eastAsia="en-US"/>
        </w:rPr>
        <w:t>Un</w:t>
      </w:r>
      <w:r w:rsidR="00B42E14">
        <w:rPr>
          <w:sz w:val="22"/>
          <w:szCs w:val="22"/>
          <w:lang w:eastAsia="en-US"/>
        </w:rPr>
        <w:t>o</w:t>
      </w:r>
      <w:r>
        <w:rPr>
          <w:sz w:val="22"/>
          <w:szCs w:val="22"/>
          <w:lang w:eastAsia="en-US"/>
        </w:rPr>
        <w:t xml:space="preserve"> de l</w:t>
      </w:r>
      <w:r w:rsidR="00044FB0">
        <w:rPr>
          <w:sz w:val="22"/>
          <w:szCs w:val="22"/>
          <w:lang w:eastAsia="en-US"/>
        </w:rPr>
        <w:t>o</w:t>
      </w:r>
      <w:r>
        <w:rPr>
          <w:sz w:val="22"/>
          <w:szCs w:val="22"/>
          <w:lang w:eastAsia="en-US"/>
        </w:rPr>
        <w:t xml:space="preserve">s parámetros fundamentales </w:t>
      </w:r>
      <w:r w:rsidR="00BD3B8B">
        <w:rPr>
          <w:sz w:val="22"/>
          <w:szCs w:val="22"/>
          <w:lang w:eastAsia="en-US"/>
        </w:rPr>
        <w:t xml:space="preserve">para mejorar la calidad </w:t>
      </w:r>
      <w:r w:rsidR="00A54C6B">
        <w:rPr>
          <w:sz w:val="22"/>
          <w:szCs w:val="22"/>
          <w:lang w:eastAsia="en-US"/>
        </w:rPr>
        <w:t xml:space="preserve">de </w:t>
      </w:r>
      <w:r w:rsidR="00EC3A96">
        <w:rPr>
          <w:sz w:val="22"/>
          <w:szCs w:val="22"/>
          <w:lang w:eastAsia="en-US"/>
        </w:rPr>
        <w:t xml:space="preserve">un </w:t>
      </w:r>
      <w:r w:rsidR="00A54C6B">
        <w:rPr>
          <w:sz w:val="22"/>
          <w:szCs w:val="22"/>
          <w:lang w:eastAsia="en-US"/>
        </w:rPr>
        <w:t>sistema óptico es la</w:t>
      </w:r>
      <w:r w:rsidR="00AE7B51">
        <w:rPr>
          <w:sz w:val="22"/>
          <w:szCs w:val="22"/>
          <w:lang w:eastAsia="en-US"/>
        </w:rPr>
        <w:t xml:space="preserve"> potencia de transmisión usada</w:t>
      </w:r>
      <w:r w:rsidR="00EC5E6D">
        <w:rPr>
          <w:sz w:val="22"/>
          <w:szCs w:val="22"/>
          <w:lang w:eastAsia="en-US"/>
        </w:rPr>
        <w:t xml:space="preserve">, en este caso se ha aumentado la potencia de </w:t>
      </w:r>
      <w:r w:rsidR="007E6EDB">
        <w:rPr>
          <w:sz w:val="22"/>
          <w:szCs w:val="22"/>
          <w:lang w:eastAsia="en-US"/>
        </w:rPr>
        <w:t>transmisión</w:t>
      </w:r>
      <w:r w:rsidR="00EC5E6D">
        <w:rPr>
          <w:sz w:val="22"/>
          <w:szCs w:val="22"/>
          <w:lang w:eastAsia="en-US"/>
        </w:rPr>
        <w:t xml:space="preserve"> </w:t>
      </w:r>
      <w:r w:rsidR="00065E86">
        <w:rPr>
          <w:sz w:val="22"/>
          <w:szCs w:val="22"/>
          <w:lang w:eastAsia="en-US"/>
        </w:rPr>
        <w:t xml:space="preserve">a </w:t>
      </w:r>
      <w:r w:rsidR="00217240">
        <w:rPr>
          <w:sz w:val="22"/>
          <w:szCs w:val="22"/>
          <w:lang w:eastAsia="en-US"/>
        </w:rPr>
        <w:t>6</w:t>
      </w:r>
      <w:r w:rsidR="007E6EDB">
        <w:rPr>
          <w:sz w:val="22"/>
          <w:szCs w:val="22"/>
          <w:lang w:eastAsia="en-US"/>
        </w:rPr>
        <w:t xml:space="preserve"> </w:t>
      </w:r>
      <w:r w:rsidR="00217240">
        <w:rPr>
          <w:sz w:val="22"/>
          <w:szCs w:val="22"/>
          <w:lang w:eastAsia="en-US"/>
        </w:rPr>
        <w:t>dBm</w:t>
      </w:r>
      <w:r w:rsidR="00F06A0C">
        <w:rPr>
          <w:sz w:val="22"/>
          <w:szCs w:val="22"/>
          <w:lang w:eastAsia="en-US"/>
        </w:rPr>
        <w:t xml:space="preserve">, </w:t>
      </w:r>
      <w:r w:rsidR="00DE461C">
        <w:rPr>
          <w:sz w:val="22"/>
          <w:szCs w:val="22"/>
          <w:lang w:eastAsia="en-US"/>
        </w:rPr>
        <w:t>además en la siguiente figura se puede apreciar que l</w:t>
      </w:r>
      <w:r w:rsidR="00DA6114">
        <w:rPr>
          <w:sz w:val="22"/>
          <w:szCs w:val="22"/>
          <w:lang w:eastAsia="en-US"/>
        </w:rPr>
        <w:t xml:space="preserve">a amplitud </w:t>
      </w:r>
      <w:r w:rsidR="00636379">
        <w:rPr>
          <w:sz w:val="22"/>
          <w:szCs w:val="22"/>
          <w:lang w:eastAsia="en-US"/>
        </w:rPr>
        <w:t>de la secuencia de bits recuperada no ha disminuido demasiado</w:t>
      </w:r>
      <w:r w:rsidR="00741549">
        <w:rPr>
          <w:sz w:val="22"/>
          <w:szCs w:val="22"/>
          <w:lang w:eastAsia="en-US"/>
        </w:rPr>
        <w:t xml:space="preserve">, es el mejor resultado que se ha podido conseguir sin tomar en cuenta </w:t>
      </w:r>
      <w:r w:rsidR="00E576B8">
        <w:rPr>
          <w:sz w:val="22"/>
          <w:szCs w:val="22"/>
          <w:lang w:eastAsia="en-US"/>
        </w:rPr>
        <w:t>un regenerador 3R.</w:t>
      </w:r>
    </w:p>
    <w:p w:rsidRPr="006625AB" w:rsidR="00921B8C" w:rsidP="006625AB" w:rsidRDefault="00921B8C" w14:paraId="453D55A4" w14:textId="77777777">
      <w:pPr>
        <w:rPr>
          <w:b/>
          <w:bCs/>
          <w:i/>
          <w:iCs/>
          <w:sz w:val="22"/>
          <w:szCs w:val="22"/>
          <w:u w:val="single"/>
          <w:lang w:eastAsia="en-US"/>
        </w:rPr>
      </w:pPr>
    </w:p>
    <w:p w:rsidR="00842C94" w:rsidP="00842C94" w:rsidRDefault="004B58BA" w14:paraId="071E548F" w14:textId="77777777">
      <w:pPr>
        <w:keepNext/>
        <w:jc w:val="center"/>
      </w:pPr>
      <w:r>
        <w:rPr>
          <w:noProof/>
        </w:rPr>
        <w:drawing>
          <wp:inline distT="0" distB="0" distL="0" distR="0" wp14:anchorId="0D0204A2" wp14:editId="42F0D668">
            <wp:extent cx="2895600" cy="2487295"/>
            <wp:effectExtent l="0" t="0" r="0" b="8255"/>
            <wp:docPr id="12" name="Picture 12"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with medium confidence"/>
                    <pic:cNvPicPr/>
                  </pic:nvPicPr>
                  <pic:blipFill>
                    <a:blip r:embed="rId37"/>
                    <a:stretch>
                      <a:fillRect/>
                    </a:stretch>
                  </pic:blipFill>
                  <pic:spPr>
                    <a:xfrm>
                      <a:off x="0" y="0"/>
                      <a:ext cx="2895600" cy="2487295"/>
                    </a:xfrm>
                    <a:prstGeom prst="rect">
                      <a:avLst/>
                    </a:prstGeom>
                  </pic:spPr>
                </pic:pic>
              </a:graphicData>
            </a:graphic>
          </wp:inline>
        </w:drawing>
      </w:r>
    </w:p>
    <w:p w:rsidR="004B58BA" w:rsidP="00842C94" w:rsidRDefault="00842C94" w14:paraId="272470E2" w14:textId="5B2EFCEC">
      <w:pPr>
        <w:pStyle w:val="Caption"/>
        <w:jc w:val="center"/>
      </w:pPr>
      <w:r>
        <w:t xml:space="preserve">Fig. </w:t>
      </w:r>
      <w:r>
        <w:fldChar w:fldCharType="begin"/>
      </w:r>
      <w:r>
        <w:instrText> SEQ Fig. \* ARABIC </w:instrText>
      </w:r>
      <w:r>
        <w:fldChar w:fldCharType="separate"/>
      </w:r>
      <w:r w:rsidR="00FC261B">
        <w:rPr>
          <w:noProof/>
        </w:rPr>
        <w:t>27</w:t>
      </w:r>
      <w:r>
        <w:fldChar w:fldCharType="end"/>
      </w:r>
      <w:r>
        <w:t xml:space="preserve">. </w:t>
      </w:r>
      <w:r w:rsidRPr="00F57717">
        <w:t>Señal recuperada con cambios en el transmisor</w:t>
      </w:r>
    </w:p>
    <w:p w:rsidR="00E53AC7" w:rsidP="0040582F" w:rsidRDefault="00235266" w14:paraId="0B01477D" w14:textId="62283FE5">
      <w:pPr>
        <w:jc w:val="both"/>
      </w:pPr>
      <w:r>
        <w:t xml:space="preserve">En la siguiente figura </w:t>
      </w:r>
      <w:r w:rsidR="000620F3">
        <w:t xml:space="preserve">se muestra </w:t>
      </w:r>
      <w:r w:rsidR="00B1374C">
        <w:t>el diagrama de ojo de la secuencia recuperada</w:t>
      </w:r>
      <w:r w:rsidR="00D864AA">
        <w:t xml:space="preserve">, </w:t>
      </w:r>
      <w:r w:rsidR="00443783">
        <w:t xml:space="preserve">la forma de la curva de color rojo indica </w:t>
      </w:r>
      <w:r w:rsidR="003A5899">
        <w:t xml:space="preserve">la forma aproximada </w:t>
      </w:r>
      <w:r w:rsidR="004B400C">
        <w:t>de como se recuperan los bits de información</w:t>
      </w:r>
      <w:r w:rsidR="001236F8">
        <w:t xml:space="preserve">, lo cual corresponde a la secuencia de bits </w:t>
      </w:r>
      <w:r w:rsidR="0040582F">
        <w:t>en la recepción, mientras que el BER, es mas bajo que con los valores iniciales.</w:t>
      </w:r>
    </w:p>
    <w:p w:rsidRPr="00E53AC7" w:rsidR="00E576B8" w:rsidP="00E53AC7" w:rsidRDefault="00E576B8" w14:paraId="0F0F2C77" w14:textId="77777777"/>
    <w:p w:rsidR="00C374B5" w:rsidP="00C374B5" w:rsidRDefault="003D3EEB" w14:paraId="4A2D8C55" w14:textId="77777777">
      <w:pPr>
        <w:keepNext/>
        <w:jc w:val="center"/>
      </w:pPr>
      <w:r w:rsidRPr="003D3EEB">
        <w:drawing>
          <wp:inline distT="0" distB="0" distL="0" distR="0" wp14:anchorId="1AE185C2" wp14:editId="70B9FFD5">
            <wp:extent cx="2895600" cy="2379980"/>
            <wp:effectExtent l="0" t="0" r="0" b="12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38"/>
                    <a:stretch>
                      <a:fillRect/>
                    </a:stretch>
                  </pic:blipFill>
                  <pic:spPr>
                    <a:xfrm>
                      <a:off x="0" y="0"/>
                      <a:ext cx="2895600" cy="2379980"/>
                    </a:xfrm>
                    <a:prstGeom prst="rect">
                      <a:avLst/>
                    </a:prstGeom>
                  </pic:spPr>
                </pic:pic>
              </a:graphicData>
            </a:graphic>
          </wp:inline>
        </w:drawing>
      </w:r>
    </w:p>
    <w:p w:rsidRPr="006E7945" w:rsidR="006E7945" w:rsidP="00C374B5" w:rsidRDefault="00C374B5" w14:paraId="3278E337" w14:textId="6711D473">
      <w:pPr>
        <w:pStyle w:val="Caption"/>
        <w:jc w:val="center"/>
      </w:pPr>
      <w:r>
        <w:t xml:space="preserve">Fig. </w:t>
      </w:r>
      <w:r>
        <w:fldChar w:fldCharType="begin"/>
      </w:r>
      <w:r>
        <w:instrText> SEQ Fig. \* ARABIC </w:instrText>
      </w:r>
      <w:r>
        <w:fldChar w:fldCharType="separate"/>
      </w:r>
      <w:r w:rsidR="00FC261B">
        <w:rPr>
          <w:noProof/>
        </w:rPr>
        <w:t>28</w:t>
      </w:r>
      <w:r>
        <w:fldChar w:fldCharType="end"/>
      </w:r>
      <w:r>
        <w:t xml:space="preserve">. Resultado del BER con </w:t>
      </w:r>
      <w:r w:rsidR="007B0C46">
        <w:t>cambios en el transmisor</w:t>
      </w:r>
    </w:p>
    <w:p w:rsidRPr="006625AB" w:rsidR="006625AB" w:rsidP="006625AB" w:rsidRDefault="006625AB" w14:paraId="09EE185E" w14:textId="77777777">
      <w:pPr>
        <w:rPr>
          <w:b/>
          <w:bCs/>
          <w:i/>
          <w:iCs/>
          <w:sz w:val="22"/>
          <w:szCs w:val="22"/>
          <w:u w:val="single"/>
          <w:lang w:eastAsia="en-US"/>
        </w:rPr>
      </w:pPr>
    </w:p>
    <w:p w:rsidRPr="006625AB" w:rsidR="00C31559" w:rsidP="00C31559" w:rsidRDefault="006625AB" w14:paraId="536E1552" w14:textId="64C0948B">
      <w:pPr>
        <w:pStyle w:val="ListParagraph"/>
        <w:numPr>
          <w:ilvl w:val="0"/>
          <w:numId w:val="12"/>
        </w:numPr>
        <w:rPr>
          <w:b/>
          <w:bCs/>
          <w:i/>
          <w:iCs/>
          <w:sz w:val="22"/>
          <w:szCs w:val="22"/>
          <w:u w:val="single"/>
          <w:lang w:eastAsia="en-US"/>
        </w:rPr>
      </w:pPr>
      <w:r w:rsidRPr="006625AB">
        <w:rPr>
          <w:b/>
          <w:bCs/>
          <w:i/>
          <w:iCs/>
          <w:sz w:val="22"/>
          <w:szCs w:val="22"/>
          <w:u w:val="single"/>
          <w:lang w:eastAsia="en-US"/>
        </w:rPr>
        <w:t xml:space="preserve">Topología tipo estrella </w:t>
      </w:r>
    </w:p>
    <w:p w:rsidRPr="006625AB" w:rsidR="006625AB" w:rsidP="006625AB" w:rsidRDefault="006625AB" w14:paraId="67FD18B4" w14:textId="77777777">
      <w:pPr>
        <w:rPr>
          <w:b/>
          <w:bCs/>
          <w:i/>
          <w:iCs/>
          <w:sz w:val="22"/>
          <w:szCs w:val="22"/>
          <w:u w:val="single"/>
          <w:lang w:eastAsia="en-US"/>
        </w:rPr>
      </w:pPr>
    </w:p>
    <w:p w:rsidRPr="00C143DF" w:rsidR="00C143DF" w:rsidP="00C143DF" w:rsidRDefault="002A0683" w14:paraId="72641C77" w14:textId="0953C6D4">
      <w:pPr>
        <w:jc w:val="both"/>
        <w:rPr>
          <w:sz w:val="22"/>
          <w:szCs w:val="22"/>
          <w:lang w:eastAsia="en-US"/>
        </w:rPr>
      </w:pPr>
      <w:r>
        <w:rPr>
          <w:sz w:val="22"/>
          <w:szCs w:val="22"/>
          <w:lang w:eastAsia="en-US"/>
        </w:rPr>
        <w:t xml:space="preserve">Para la optimización </w:t>
      </w:r>
      <w:r w:rsidR="000211BB">
        <w:rPr>
          <w:sz w:val="22"/>
          <w:szCs w:val="22"/>
          <w:lang w:eastAsia="en-US"/>
        </w:rPr>
        <w:t xml:space="preserve">se baja la tasa de transmisión de datos a 6 [Gbps], se usa un transmisor de potencia de </w:t>
      </w:r>
      <w:r w:rsidR="00C606EC">
        <w:rPr>
          <w:sz w:val="22"/>
          <w:szCs w:val="22"/>
          <w:lang w:eastAsia="en-US"/>
        </w:rPr>
        <w:t>9</w:t>
      </w:r>
      <w:r w:rsidR="000211BB">
        <w:rPr>
          <w:sz w:val="22"/>
          <w:szCs w:val="22"/>
          <w:lang w:eastAsia="en-US"/>
        </w:rPr>
        <w:t xml:space="preserve"> [dBm] y se trabaja con fuentes </w:t>
      </w:r>
      <w:r w:rsidR="009C0D3E">
        <w:rPr>
          <w:sz w:val="22"/>
          <w:szCs w:val="22"/>
          <w:lang w:eastAsia="en-US"/>
        </w:rPr>
        <w:t>láser</w:t>
      </w:r>
      <w:r w:rsidR="000211BB">
        <w:rPr>
          <w:sz w:val="22"/>
          <w:szCs w:val="22"/>
          <w:lang w:eastAsia="en-US"/>
        </w:rPr>
        <w:t xml:space="preserve"> de </w:t>
      </w:r>
      <w:r w:rsidR="00ED4227">
        <w:rPr>
          <w:sz w:val="22"/>
          <w:szCs w:val="22"/>
          <w:lang w:eastAsia="en-US"/>
        </w:rPr>
        <w:t>98</w:t>
      </w:r>
      <w:r w:rsidR="000211BB">
        <w:rPr>
          <w:sz w:val="22"/>
          <w:szCs w:val="22"/>
          <w:lang w:eastAsia="en-US"/>
        </w:rPr>
        <w:t>0 [nm] y potencia de 300 [</w:t>
      </w:r>
      <w:proofErr w:type="spellStart"/>
      <w:r w:rsidR="000211BB">
        <w:rPr>
          <w:sz w:val="22"/>
          <w:szCs w:val="22"/>
          <w:lang w:eastAsia="en-US"/>
        </w:rPr>
        <w:t>mW</w:t>
      </w:r>
      <w:proofErr w:type="spellEnd"/>
      <w:r w:rsidR="000211BB">
        <w:rPr>
          <w:sz w:val="22"/>
          <w:szCs w:val="22"/>
          <w:lang w:eastAsia="en-US"/>
        </w:rPr>
        <w:t>].</w:t>
      </w:r>
    </w:p>
    <w:p w:rsidR="002173E6" w:rsidP="009C0D3E" w:rsidRDefault="002173E6" w14:paraId="5B73A49A" w14:textId="77777777">
      <w:pPr>
        <w:jc w:val="both"/>
        <w:rPr>
          <w:sz w:val="22"/>
          <w:szCs w:val="22"/>
          <w:lang w:eastAsia="en-US"/>
        </w:rPr>
      </w:pPr>
    </w:p>
    <w:p w:rsidR="002173E6" w:rsidP="009C0D3E" w:rsidRDefault="002173E6" w14:paraId="55EB8C0B" w14:textId="54712C26">
      <w:pPr>
        <w:jc w:val="both"/>
        <w:rPr>
          <w:sz w:val="22"/>
          <w:szCs w:val="22"/>
          <w:lang w:eastAsia="en-US"/>
        </w:rPr>
      </w:pPr>
      <w:r>
        <w:rPr>
          <w:sz w:val="22"/>
          <w:szCs w:val="22"/>
          <w:lang w:eastAsia="en-US"/>
        </w:rPr>
        <w:t xml:space="preserve">Como se observa los datos en </w:t>
      </w:r>
      <w:r w:rsidR="009B48AB">
        <w:rPr>
          <w:sz w:val="22"/>
          <w:szCs w:val="22"/>
          <w:lang w:eastAsia="en-US"/>
        </w:rPr>
        <w:t>la recepción</w:t>
      </w:r>
      <w:r>
        <w:rPr>
          <w:sz w:val="22"/>
          <w:szCs w:val="22"/>
          <w:lang w:eastAsia="en-US"/>
        </w:rPr>
        <w:t xml:space="preserve"> se precian de mejor manera y se pueden recuperar sin problemas.</w:t>
      </w:r>
    </w:p>
    <w:p w:rsidR="002173E6" w:rsidP="009C0D3E" w:rsidRDefault="002173E6" w14:paraId="752F34A4" w14:textId="77777777">
      <w:pPr>
        <w:jc w:val="both"/>
        <w:rPr>
          <w:sz w:val="22"/>
          <w:szCs w:val="22"/>
          <w:lang w:eastAsia="en-US"/>
        </w:rPr>
      </w:pPr>
    </w:p>
    <w:p w:rsidR="002173E6" w:rsidP="009C0D3E" w:rsidRDefault="002173E6" w14:paraId="319016FE" w14:textId="77777777">
      <w:pPr>
        <w:jc w:val="both"/>
        <w:rPr>
          <w:sz w:val="22"/>
          <w:szCs w:val="22"/>
          <w:lang w:eastAsia="en-US"/>
        </w:rPr>
      </w:pPr>
    </w:p>
    <w:p w:rsidR="002173E6" w:rsidP="009C0D3E" w:rsidRDefault="002173E6" w14:paraId="3E66A0D2" w14:textId="38EFB755">
      <w:pPr>
        <w:jc w:val="both"/>
        <w:rPr>
          <w:sz w:val="22"/>
          <w:szCs w:val="22"/>
          <w:lang w:eastAsia="en-US"/>
        </w:rPr>
      </w:pPr>
      <w:r>
        <w:rPr>
          <w:noProof/>
          <w:sz w:val="22"/>
          <w:szCs w:val="22"/>
          <w:lang w:eastAsia="en-US"/>
        </w:rPr>
        <w:drawing>
          <wp:inline distT="0" distB="0" distL="0" distR="0" wp14:anchorId="31C12F6A" wp14:editId="7BDF19DA">
            <wp:extent cx="2891790" cy="201993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1790" cy="2019935"/>
                    </a:xfrm>
                    <a:prstGeom prst="rect">
                      <a:avLst/>
                    </a:prstGeom>
                    <a:noFill/>
                    <a:ln>
                      <a:noFill/>
                    </a:ln>
                  </pic:spPr>
                </pic:pic>
              </a:graphicData>
            </a:graphic>
          </wp:inline>
        </w:drawing>
      </w:r>
    </w:p>
    <w:p w:rsidR="002173E6" w:rsidP="009C0D3E" w:rsidRDefault="002173E6" w14:paraId="75F59DEE" w14:textId="77777777">
      <w:pPr>
        <w:jc w:val="both"/>
        <w:rPr>
          <w:sz w:val="22"/>
          <w:szCs w:val="22"/>
          <w:lang w:eastAsia="en-US"/>
        </w:rPr>
      </w:pPr>
    </w:p>
    <w:p w:rsidR="002173E6" w:rsidP="009C0D3E" w:rsidRDefault="002173E6" w14:paraId="0A078498" w14:textId="3F886247">
      <w:pPr>
        <w:jc w:val="both"/>
        <w:rPr>
          <w:sz w:val="22"/>
          <w:szCs w:val="22"/>
          <w:lang w:eastAsia="en-US"/>
        </w:rPr>
      </w:pPr>
      <w:r>
        <w:rPr>
          <w:sz w:val="22"/>
          <w:szCs w:val="22"/>
          <w:lang w:eastAsia="en-US"/>
        </w:rPr>
        <w:t xml:space="preserve">El diagrama del ojo es muy </w:t>
      </w:r>
      <w:r w:rsidR="000652A3">
        <w:rPr>
          <w:sz w:val="22"/>
          <w:szCs w:val="22"/>
          <w:lang w:eastAsia="en-US"/>
        </w:rPr>
        <w:t>limpio</w:t>
      </w:r>
      <w:r>
        <w:rPr>
          <w:sz w:val="22"/>
          <w:szCs w:val="22"/>
          <w:lang w:eastAsia="en-US"/>
        </w:rPr>
        <w:t xml:space="preserve"> con un mínimo </w:t>
      </w:r>
      <w:r w:rsidR="000652A3">
        <w:rPr>
          <w:sz w:val="22"/>
          <w:szCs w:val="22"/>
          <w:lang w:eastAsia="en-US"/>
        </w:rPr>
        <w:t>B</w:t>
      </w:r>
      <w:r>
        <w:rPr>
          <w:sz w:val="22"/>
          <w:szCs w:val="22"/>
          <w:lang w:eastAsia="en-US"/>
        </w:rPr>
        <w:t xml:space="preserve">ER de </w:t>
      </w:r>
      <m:oMath>
        <m:sSup>
          <m:sSupPr>
            <m:ctrlPr>
              <w:rPr>
                <w:rFonts w:ascii="Cambria Math" w:hAnsi="Cambria Math"/>
                <w:i/>
                <w:sz w:val="22"/>
                <w:szCs w:val="22"/>
                <w:lang w:eastAsia="en-US"/>
              </w:rPr>
            </m:ctrlPr>
          </m:sSupPr>
          <m:e>
            <m:r>
              <w:rPr>
                <w:rFonts w:ascii="Cambria Math" w:hAnsi="Cambria Math"/>
                <w:sz w:val="22"/>
                <w:szCs w:val="22"/>
                <w:lang w:eastAsia="en-US"/>
              </w:rPr>
              <m:t>10</m:t>
            </m:r>
          </m:e>
          <m:sup>
            <m:r>
              <w:rPr>
                <w:rFonts w:ascii="Cambria Math" w:hAnsi="Cambria Math"/>
                <w:sz w:val="22"/>
                <w:szCs w:val="22"/>
                <w:lang w:eastAsia="en-US"/>
              </w:rPr>
              <m:t>-92</m:t>
            </m:r>
          </m:sup>
        </m:sSup>
      </m:oMath>
      <w:r w:rsidR="000652A3">
        <w:rPr>
          <w:sz w:val="22"/>
          <w:szCs w:val="22"/>
          <w:lang w:eastAsia="en-US"/>
        </w:rPr>
        <w:t xml:space="preserve">, factor de calidad de </w:t>
      </w:r>
      <w:r w:rsidR="005659B3">
        <w:rPr>
          <w:sz w:val="22"/>
          <w:szCs w:val="22"/>
          <w:lang w:eastAsia="en-US"/>
        </w:rPr>
        <w:t xml:space="preserve">20.3, presenta robustez ante el ruido y </w:t>
      </w:r>
      <w:proofErr w:type="spellStart"/>
      <w:r w:rsidR="005659B3">
        <w:rPr>
          <w:sz w:val="22"/>
          <w:szCs w:val="22"/>
          <w:lang w:eastAsia="en-US"/>
        </w:rPr>
        <w:t>jitter</w:t>
      </w:r>
      <w:proofErr w:type="spellEnd"/>
      <w:r w:rsidR="005659B3">
        <w:rPr>
          <w:sz w:val="22"/>
          <w:szCs w:val="22"/>
          <w:lang w:eastAsia="en-US"/>
        </w:rPr>
        <w:t>.</w:t>
      </w:r>
    </w:p>
    <w:p w:rsidR="000652A3" w:rsidP="009C0D3E" w:rsidRDefault="000652A3" w14:paraId="1467D544" w14:textId="77777777">
      <w:pPr>
        <w:jc w:val="both"/>
        <w:rPr>
          <w:sz w:val="22"/>
          <w:szCs w:val="22"/>
          <w:lang w:eastAsia="en-US"/>
        </w:rPr>
      </w:pPr>
    </w:p>
    <w:p w:rsidR="005659B3" w:rsidP="00E7260E" w:rsidRDefault="000652A3" w14:paraId="346E4CD3" w14:textId="77777777">
      <w:pPr>
        <w:keepNext/>
        <w:jc w:val="center"/>
      </w:pPr>
      <w:r>
        <w:rPr>
          <w:noProof/>
          <w:sz w:val="22"/>
          <w:szCs w:val="22"/>
          <w:lang w:eastAsia="en-US"/>
        </w:rPr>
        <w:drawing>
          <wp:inline distT="0" distB="0" distL="0" distR="0" wp14:anchorId="0443CEBE" wp14:editId="14DB87F3">
            <wp:extent cx="2891790" cy="2381885"/>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1790" cy="2381885"/>
                    </a:xfrm>
                    <a:prstGeom prst="rect">
                      <a:avLst/>
                    </a:prstGeom>
                    <a:noFill/>
                    <a:ln>
                      <a:noFill/>
                    </a:ln>
                  </pic:spPr>
                </pic:pic>
              </a:graphicData>
            </a:graphic>
          </wp:inline>
        </w:drawing>
      </w:r>
    </w:p>
    <w:p w:rsidR="000652A3" w:rsidP="00E7260E" w:rsidRDefault="005659B3" w14:paraId="73904A06" w14:textId="0BA86432">
      <w:pPr>
        <w:pStyle w:val="Caption"/>
        <w:jc w:val="center"/>
        <w:rPr>
          <w:sz w:val="22"/>
          <w:szCs w:val="22"/>
          <w:lang w:eastAsia="en-US"/>
        </w:rPr>
      </w:pPr>
      <w:r>
        <w:t xml:space="preserve">Fig. </w:t>
      </w:r>
      <w:r>
        <w:fldChar w:fldCharType="begin"/>
      </w:r>
      <w:r>
        <w:instrText> SEQ Fig. \* ARABIC </w:instrText>
      </w:r>
      <w:r>
        <w:fldChar w:fldCharType="separate"/>
      </w:r>
      <w:r w:rsidR="00FC261B">
        <w:rPr>
          <w:noProof/>
        </w:rPr>
        <w:t>29</w:t>
      </w:r>
      <w:r>
        <w:fldChar w:fldCharType="end"/>
      </w:r>
      <w:r>
        <w:t>. Diagrama del ojo.</w:t>
      </w:r>
    </w:p>
    <w:p w:rsidRPr="00CF14D2" w:rsidR="00CF14D2" w:rsidP="00CF14D2" w:rsidRDefault="00BB07B4" w14:paraId="75F38378" w14:textId="3C185485">
      <w:pPr>
        <w:jc w:val="both"/>
        <w:rPr>
          <w:sz w:val="22"/>
          <w:szCs w:val="22"/>
          <w:lang w:eastAsia="en-US"/>
        </w:rPr>
      </w:pPr>
      <w:r>
        <w:rPr>
          <w:sz w:val="22"/>
          <w:szCs w:val="22"/>
          <w:lang w:eastAsia="en-US"/>
        </w:rPr>
        <w:t>Mediante el analizador de espectros se verifica que el ruido baja notablemente y no presenta problemas durante la transmisión pudiendo recuperar los datos sin problemas en recepción.</w:t>
      </w:r>
    </w:p>
    <w:p w:rsidR="00BB07B4" w:rsidP="009C0D3E" w:rsidRDefault="00BB07B4" w14:paraId="256D44D5" w14:textId="77777777">
      <w:pPr>
        <w:jc w:val="both"/>
        <w:rPr>
          <w:sz w:val="22"/>
          <w:szCs w:val="22"/>
          <w:lang w:eastAsia="en-US"/>
        </w:rPr>
      </w:pPr>
    </w:p>
    <w:p w:rsidR="00BB07B4" w:rsidP="00E935A5" w:rsidRDefault="00BB07B4" w14:paraId="41D862AE" w14:textId="77777777">
      <w:pPr>
        <w:keepNext/>
        <w:jc w:val="center"/>
      </w:pPr>
      <w:r>
        <w:rPr>
          <w:noProof/>
          <w:sz w:val="22"/>
          <w:szCs w:val="22"/>
          <w:lang w:eastAsia="en-US"/>
        </w:rPr>
        <w:drawing>
          <wp:inline distT="0" distB="0" distL="0" distR="0" wp14:anchorId="497133C8" wp14:editId="093F13D1">
            <wp:extent cx="2891790" cy="2541270"/>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1790" cy="2541270"/>
                    </a:xfrm>
                    <a:prstGeom prst="rect">
                      <a:avLst/>
                    </a:prstGeom>
                    <a:noFill/>
                    <a:ln>
                      <a:noFill/>
                    </a:ln>
                  </pic:spPr>
                </pic:pic>
              </a:graphicData>
            </a:graphic>
          </wp:inline>
        </w:drawing>
      </w:r>
    </w:p>
    <w:p w:rsidR="00BB07B4" w:rsidP="00E935A5" w:rsidRDefault="00BB07B4" w14:paraId="68CED3F0" w14:textId="0F2CC8CD">
      <w:pPr>
        <w:pStyle w:val="Caption"/>
        <w:jc w:val="center"/>
        <w:rPr>
          <w:sz w:val="22"/>
          <w:szCs w:val="22"/>
          <w:lang w:eastAsia="en-US"/>
        </w:rPr>
      </w:pPr>
      <w:r>
        <w:t xml:space="preserve">Fig. </w:t>
      </w:r>
      <w:r>
        <w:fldChar w:fldCharType="begin"/>
      </w:r>
      <w:r>
        <w:instrText> SEQ Fig. \* ARABIC </w:instrText>
      </w:r>
      <w:r>
        <w:fldChar w:fldCharType="separate"/>
      </w:r>
      <w:r w:rsidR="00FC261B">
        <w:rPr>
          <w:noProof/>
        </w:rPr>
        <w:t>30</w:t>
      </w:r>
      <w:r>
        <w:fldChar w:fldCharType="end"/>
      </w:r>
      <w:r>
        <w:t xml:space="preserve">. Analizador de espectros en </w:t>
      </w:r>
      <w:r w:rsidR="004A6C0F">
        <w:t>la recepción</w:t>
      </w:r>
      <w:r>
        <w:t>.</w:t>
      </w:r>
    </w:p>
    <w:p w:rsidRPr="006625AB" w:rsidR="000652A3" w:rsidP="006625AB" w:rsidRDefault="000652A3" w14:paraId="6471D8B3" w14:textId="77777777">
      <w:pPr>
        <w:rPr>
          <w:b/>
          <w:bCs/>
          <w:i/>
          <w:iCs/>
          <w:sz w:val="22"/>
          <w:szCs w:val="22"/>
          <w:u w:val="single"/>
          <w:lang w:eastAsia="en-US"/>
        </w:rPr>
      </w:pPr>
    </w:p>
    <w:p w:rsidRPr="006625AB" w:rsidR="006625AB" w:rsidP="00C31559" w:rsidRDefault="006625AB" w14:paraId="259D2D42" w14:textId="2C03AF02">
      <w:pPr>
        <w:pStyle w:val="ListParagraph"/>
        <w:numPr>
          <w:ilvl w:val="0"/>
          <w:numId w:val="12"/>
        </w:numPr>
        <w:rPr>
          <w:b/>
          <w:bCs/>
          <w:i/>
          <w:iCs/>
          <w:sz w:val="22"/>
          <w:szCs w:val="22"/>
          <w:u w:val="single"/>
          <w:lang w:eastAsia="en-US"/>
        </w:rPr>
      </w:pPr>
      <w:r w:rsidRPr="006625AB">
        <w:rPr>
          <w:b/>
          <w:bCs/>
          <w:i/>
          <w:iCs/>
          <w:sz w:val="22"/>
          <w:szCs w:val="22"/>
          <w:u w:val="single"/>
          <w:lang w:eastAsia="en-US"/>
        </w:rPr>
        <w:t>Topología tipo bus</w:t>
      </w:r>
    </w:p>
    <w:p w:rsidRPr="006625AB" w:rsidR="00C31559" w:rsidP="00C31559" w:rsidRDefault="00C31559" w14:paraId="3FA792D7" w14:textId="77777777">
      <w:pPr>
        <w:rPr>
          <w:sz w:val="22"/>
          <w:szCs w:val="22"/>
          <w:lang w:eastAsia="en-US"/>
        </w:rPr>
      </w:pPr>
    </w:p>
    <w:p w:rsidRPr="00421EA1" w:rsidR="00421EA1" w:rsidP="00C372FF" w:rsidRDefault="00F117F1" w14:paraId="5FF3C607" w14:textId="351F38D3">
      <w:pPr>
        <w:jc w:val="both"/>
        <w:rPr>
          <w:sz w:val="22"/>
          <w:szCs w:val="22"/>
          <w:lang w:eastAsia="en-US"/>
        </w:rPr>
      </w:pPr>
      <w:r>
        <w:rPr>
          <w:sz w:val="22"/>
          <w:szCs w:val="22"/>
          <w:lang w:eastAsia="en-US"/>
        </w:rPr>
        <w:t xml:space="preserve">En la sección anterior se presentaron resultados para una configuración inicial </w:t>
      </w:r>
      <w:r w:rsidR="001E5609">
        <w:rPr>
          <w:sz w:val="22"/>
          <w:szCs w:val="22"/>
          <w:lang w:eastAsia="en-US"/>
        </w:rPr>
        <w:t xml:space="preserve">realizando un estimado del </w:t>
      </w:r>
      <w:r w:rsidR="003959E3">
        <w:rPr>
          <w:sz w:val="22"/>
          <w:szCs w:val="22"/>
          <w:lang w:eastAsia="en-US"/>
        </w:rPr>
        <w:t>cómo</w:t>
      </w:r>
      <w:r w:rsidR="001E5609">
        <w:rPr>
          <w:sz w:val="22"/>
          <w:szCs w:val="22"/>
          <w:lang w:eastAsia="en-US"/>
        </w:rPr>
        <w:t xml:space="preserve"> funciona </w:t>
      </w:r>
      <w:r w:rsidR="003959E3">
        <w:rPr>
          <w:sz w:val="22"/>
          <w:szCs w:val="22"/>
          <w:lang w:eastAsia="en-US"/>
        </w:rPr>
        <w:t xml:space="preserve">un divisor de potencia y </w:t>
      </w:r>
      <w:r w:rsidR="00B82E9F">
        <w:rPr>
          <w:sz w:val="22"/>
          <w:szCs w:val="22"/>
          <w:lang w:eastAsia="en-US"/>
        </w:rPr>
        <w:t xml:space="preserve">un amplificador que </w:t>
      </w:r>
      <w:r w:rsidR="00E46967">
        <w:rPr>
          <w:sz w:val="22"/>
          <w:szCs w:val="22"/>
          <w:lang w:eastAsia="en-US"/>
        </w:rPr>
        <w:t xml:space="preserve">compense dicho efecto por lo que la transmisión en ese punto fue la mejor, ya que si se aumenta demasiado la potencia en el transmisor se puede tener efectos no lineales que arruinen </w:t>
      </w:r>
      <w:r w:rsidR="00CB38CF">
        <w:rPr>
          <w:sz w:val="22"/>
          <w:szCs w:val="22"/>
          <w:lang w:eastAsia="en-US"/>
        </w:rPr>
        <w:t>la red.</w:t>
      </w:r>
    </w:p>
    <w:p w:rsidRPr="000C6B57" w:rsidR="00AC756F" w:rsidP="00AC756F" w:rsidRDefault="00AC756F" w14:paraId="366374D4" w14:textId="00001939">
      <w:pPr>
        <w:pStyle w:val="ursititulo1"/>
        <w:numPr>
          <w:ilvl w:val="0"/>
          <w:numId w:val="4"/>
        </w:numPr>
        <w:tabs>
          <w:tab w:val="clear" w:pos="360"/>
          <w:tab w:val="num" w:pos="284"/>
        </w:tabs>
        <w:ind w:left="227" w:hanging="227"/>
        <w:rPr>
          <w:sz w:val="22"/>
          <w:szCs w:val="22"/>
          <w:lang w:val="es-EC"/>
        </w:rPr>
      </w:pPr>
      <w:r>
        <w:rPr>
          <w:sz w:val="22"/>
          <w:szCs w:val="22"/>
          <w:lang w:val="es-EC"/>
        </w:rPr>
        <w:t>Equipos comerciales</w:t>
      </w:r>
    </w:p>
    <w:p w:rsidRPr="007C278D" w:rsidR="007C278D" w:rsidP="009774FF" w:rsidRDefault="00B058E0" w14:paraId="3D9D59D7" w14:textId="3F22AD0F">
      <w:pPr>
        <w:jc w:val="both"/>
        <w:rPr>
          <w:sz w:val="22"/>
          <w:szCs w:val="22"/>
          <w:lang w:eastAsia="en-US"/>
        </w:rPr>
      </w:pPr>
      <w:r>
        <w:rPr>
          <w:sz w:val="22"/>
          <w:szCs w:val="22"/>
          <w:lang w:eastAsia="en-US"/>
        </w:rPr>
        <w:t xml:space="preserve">Los equipos comerciales </w:t>
      </w:r>
      <w:r w:rsidR="00567AB1">
        <w:rPr>
          <w:sz w:val="22"/>
          <w:szCs w:val="22"/>
          <w:lang w:eastAsia="en-US"/>
        </w:rPr>
        <w:t xml:space="preserve">presentados a continuación son los equipos utilizados en la parte de optimización, es decir, los equipos finales </w:t>
      </w:r>
      <w:r w:rsidR="00A5635C">
        <w:rPr>
          <w:sz w:val="22"/>
          <w:szCs w:val="22"/>
          <w:lang w:eastAsia="en-US"/>
        </w:rPr>
        <w:t xml:space="preserve">óptimos para garantizar una correcta </w:t>
      </w:r>
      <w:r w:rsidR="009774FF">
        <w:rPr>
          <w:sz w:val="22"/>
          <w:szCs w:val="22"/>
          <w:lang w:eastAsia="en-US"/>
        </w:rPr>
        <w:t>transmisión</w:t>
      </w:r>
      <w:r w:rsidR="00A5635C">
        <w:rPr>
          <w:sz w:val="22"/>
          <w:szCs w:val="22"/>
          <w:lang w:eastAsia="en-US"/>
        </w:rPr>
        <w:t xml:space="preserve"> y recepción de datos.</w:t>
      </w:r>
    </w:p>
    <w:p w:rsidR="00B058E0" w:rsidP="00C31559" w:rsidRDefault="00B058E0" w14:paraId="57A4B1ED" w14:textId="77777777">
      <w:pPr>
        <w:rPr>
          <w:sz w:val="22"/>
          <w:szCs w:val="22"/>
          <w:lang w:eastAsia="en-US"/>
        </w:rPr>
      </w:pPr>
    </w:p>
    <w:p w:rsidRPr="00E576B8" w:rsidR="00E576B8" w:rsidP="00E576B8" w:rsidRDefault="001F4725" w14:paraId="284983A9" w14:textId="3E46490D">
      <w:pPr>
        <w:jc w:val="both"/>
        <w:rPr>
          <w:sz w:val="22"/>
          <w:szCs w:val="22"/>
          <w:lang w:eastAsia="en-US"/>
        </w:rPr>
      </w:pPr>
      <w:r>
        <w:rPr>
          <w:sz w:val="22"/>
          <w:szCs w:val="22"/>
          <w:lang w:eastAsia="en-US"/>
        </w:rPr>
        <w:t xml:space="preserve">Transmisor WDM: </w:t>
      </w:r>
      <w:proofErr w:type="spellStart"/>
      <w:r w:rsidRPr="001F4725">
        <w:rPr>
          <w:sz w:val="22"/>
          <w:szCs w:val="22"/>
          <w:lang w:eastAsia="en-US"/>
        </w:rPr>
        <w:t>Wdm</w:t>
      </w:r>
      <w:proofErr w:type="spellEnd"/>
      <w:r w:rsidRPr="001F4725">
        <w:rPr>
          <w:sz w:val="22"/>
          <w:szCs w:val="22"/>
          <w:lang w:eastAsia="en-US"/>
        </w:rPr>
        <w:t xml:space="preserve"> 1550nm Transmisor óptico (Modulación) </w:t>
      </w:r>
      <w:proofErr w:type="spellStart"/>
      <w:r w:rsidRPr="001F4725">
        <w:rPr>
          <w:sz w:val="22"/>
          <w:szCs w:val="22"/>
          <w:lang w:eastAsia="en-US"/>
        </w:rPr>
        <w:t>Huanshun</w:t>
      </w:r>
      <w:proofErr w:type="spellEnd"/>
      <w:r w:rsidRPr="001F4725">
        <w:rPr>
          <w:sz w:val="22"/>
          <w:szCs w:val="22"/>
          <w:lang w:eastAsia="en-US"/>
        </w:rPr>
        <w:t xml:space="preserve"> directa</w:t>
      </w:r>
      <w:r>
        <w:rPr>
          <w:sz w:val="22"/>
          <w:szCs w:val="22"/>
          <w:lang w:eastAsia="en-US"/>
        </w:rPr>
        <w:t xml:space="preserve">. </w:t>
      </w:r>
      <w:r w:rsidR="00B00577">
        <w:rPr>
          <w:sz w:val="22"/>
          <w:szCs w:val="22"/>
          <w:lang w:eastAsia="en-US"/>
        </w:rPr>
        <w:t xml:space="preserve">Los datos técnicos se encuentran en el apartado [ANEXO </w:t>
      </w:r>
      <w:r w:rsidR="00726D14">
        <w:rPr>
          <w:sz w:val="22"/>
          <w:szCs w:val="22"/>
          <w:lang w:eastAsia="en-US"/>
        </w:rPr>
        <w:t>2</w:t>
      </w:r>
      <w:r w:rsidR="00B00577">
        <w:rPr>
          <w:sz w:val="22"/>
          <w:szCs w:val="22"/>
          <w:lang w:eastAsia="en-US"/>
        </w:rPr>
        <w:t xml:space="preserve">] extraídos del </w:t>
      </w:r>
      <w:proofErr w:type="spellStart"/>
      <w:r w:rsidR="00B00577">
        <w:rPr>
          <w:sz w:val="22"/>
          <w:szCs w:val="22"/>
          <w:lang w:eastAsia="en-US"/>
        </w:rPr>
        <w:t>datasheet</w:t>
      </w:r>
      <w:proofErr w:type="spellEnd"/>
      <w:r w:rsidR="00B00577">
        <w:rPr>
          <w:sz w:val="22"/>
          <w:szCs w:val="22"/>
          <w:lang w:eastAsia="en-US"/>
        </w:rPr>
        <w:t>.</w:t>
      </w:r>
      <w:r w:rsidR="00EE1982">
        <w:rPr>
          <w:sz w:val="22"/>
          <w:szCs w:val="22"/>
          <w:lang w:eastAsia="en-US"/>
        </w:rPr>
        <w:t xml:space="preserve"> []</w:t>
      </w:r>
    </w:p>
    <w:p w:rsidR="00DF7467" w:rsidP="00EE1982" w:rsidRDefault="00DF7467" w14:paraId="63A80FD1" w14:textId="5C8DEDD4">
      <w:pPr>
        <w:jc w:val="both"/>
        <w:rPr>
          <w:sz w:val="22"/>
          <w:szCs w:val="22"/>
          <w:lang w:eastAsia="en-US"/>
        </w:rPr>
      </w:pPr>
      <w:r>
        <w:rPr>
          <w:sz w:val="22"/>
          <w:szCs w:val="22"/>
          <w:lang w:eastAsia="en-US"/>
        </w:rPr>
        <w:t>Costo: $370</w:t>
      </w:r>
    </w:p>
    <w:p w:rsidR="00B00577" w:rsidP="00C31559" w:rsidRDefault="00B00577" w14:paraId="1E8A4162" w14:textId="0BC566EE">
      <w:pPr>
        <w:rPr>
          <w:sz w:val="22"/>
          <w:szCs w:val="22"/>
          <w:lang w:eastAsia="en-US"/>
        </w:rPr>
      </w:pPr>
    </w:p>
    <w:p w:rsidR="00DF7467" w:rsidP="00DF7467" w:rsidRDefault="00EE1982" w14:paraId="73F37893" w14:textId="77777777">
      <w:pPr>
        <w:keepNext/>
        <w:jc w:val="center"/>
      </w:pPr>
      <w:r>
        <w:rPr>
          <w:noProof/>
          <w:sz w:val="22"/>
          <w:szCs w:val="22"/>
          <w:lang w:eastAsia="en-US"/>
        </w:rPr>
        <w:drawing>
          <wp:inline distT="0" distB="0" distL="0" distR="0" wp14:anchorId="08EF8C64" wp14:editId="5845D385">
            <wp:extent cx="2891790" cy="1297305"/>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1790" cy="1297305"/>
                    </a:xfrm>
                    <a:prstGeom prst="rect">
                      <a:avLst/>
                    </a:prstGeom>
                    <a:noFill/>
                    <a:ln>
                      <a:noFill/>
                    </a:ln>
                  </pic:spPr>
                </pic:pic>
              </a:graphicData>
            </a:graphic>
          </wp:inline>
        </w:drawing>
      </w:r>
    </w:p>
    <w:p w:rsidRPr="008769F0" w:rsidR="008769F0" w:rsidP="008769F0" w:rsidRDefault="00DF7467" w14:paraId="3EB47902" w14:textId="5EA8C38C">
      <w:pPr>
        <w:pStyle w:val="Caption"/>
        <w:jc w:val="center"/>
      </w:pPr>
      <w:r>
        <w:t xml:space="preserve">Fig. </w:t>
      </w:r>
      <w:r>
        <w:fldChar w:fldCharType="begin"/>
      </w:r>
      <w:r>
        <w:instrText> SEQ Fig. \* ARABIC </w:instrText>
      </w:r>
      <w:r>
        <w:fldChar w:fldCharType="separate"/>
      </w:r>
      <w:r w:rsidR="00FC261B">
        <w:rPr>
          <w:noProof/>
        </w:rPr>
        <w:t>31</w:t>
      </w:r>
      <w:r>
        <w:fldChar w:fldCharType="end"/>
      </w:r>
      <w:r>
        <w:t xml:space="preserve">. </w:t>
      </w:r>
      <w:proofErr w:type="spellStart"/>
      <w:r w:rsidRPr="008B0184">
        <w:t>Wdm</w:t>
      </w:r>
      <w:proofErr w:type="spellEnd"/>
      <w:r w:rsidRPr="008B0184">
        <w:t xml:space="preserve"> 1550nm Transmisor óptico (Modulación) </w:t>
      </w:r>
      <w:proofErr w:type="spellStart"/>
      <w:r w:rsidRPr="008B0184">
        <w:t>Huanshun</w:t>
      </w:r>
      <w:proofErr w:type="spellEnd"/>
      <w:r w:rsidRPr="008B0184">
        <w:t xml:space="preserve"> directa</w:t>
      </w:r>
      <w:r>
        <w:t>.</w:t>
      </w:r>
    </w:p>
    <w:p w:rsidRPr="00EA32DA" w:rsidR="00EA32DA" w:rsidP="00EA32DA" w:rsidRDefault="00A224E7" w14:paraId="3A29059C" w14:textId="3F846803">
      <w:pPr>
        <w:jc w:val="both"/>
        <w:rPr>
          <w:rStyle w:val="Hyperlink"/>
          <w:sz w:val="22"/>
          <w:szCs w:val="22"/>
          <w:lang w:eastAsia="en-US"/>
        </w:rPr>
      </w:pPr>
      <w:r>
        <w:rPr>
          <w:sz w:val="22"/>
          <w:szCs w:val="22"/>
          <w:lang w:eastAsia="en-US"/>
        </w:rPr>
        <w:t>Láser de bombeo:</w:t>
      </w:r>
      <w:r w:rsidRPr="00A224E7">
        <w:rPr>
          <w:sz w:val="22"/>
          <w:szCs w:val="22"/>
          <w:lang w:eastAsia="en-US"/>
        </w:rPr>
        <w:t xml:space="preserve"> </w:t>
      </w:r>
      <w:r w:rsidRPr="00A224E7">
        <w:rPr>
          <w:sz w:val="22"/>
          <w:szCs w:val="22"/>
        </w:rPr>
        <w:t xml:space="preserve">300mW 976nm,980nm CW Láser de Diodo acoplado de fibra, diodo láser, LD, mariposa, </w:t>
      </w:r>
      <w:proofErr w:type="spellStart"/>
      <w:r w:rsidRPr="00A224E7">
        <w:rPr>
          <w:sz w:val="22"/>
          <w:szCs w:val="22"/>
        </w:rPr>
        <w:t>pigtail</w:t>
      </w:r>
      <w:proofErr w:type="spellEnd"/>
      <w:r w:rsidRPr="00A224E7">
        <w:rPr>
          <w:sz w:val="22"/>
          <w:szCs w:val="22"/>
        </w:rPr>
        <w:t>, cónico</w:t>
      </w:r>
      <w:r>
        <w:rPr>
          <w:sz w:val="22"/>
          <w:szCs w:val="22"/>
        </w:rPr>
        <w:t>.</w:t>
      </w:r>
      <w:r w:rsidRPr="00A224E7">
        <w:rPr>
          <w:sz w:val="22"/>
          <w:szCs w:val="22"/>
          <w:lang w:eastAsia="en-US"/>
        </w:rPr>
        <w:t xml:space="preserve"> </w:t>
      </w:r>
      <w:r w:rsidR="009B14A3">
        <w:rPr>
          <w:sz w:val="22"/>
          <w:szCs w:val="22"/>
          <w:lang w:eastAsia="en-US"/>
        </w:rPr>
        <w:t xml:space="preserve">Los datos técnicos se </w:t>
      </w:r>
      <w:r w:rsidR="00E06DB4">
        <w:rPr>
          <w:sz w:val="22"/>
          <w:szCs w:val="22"/>
          <w:lang w:eastAsia="en-US"/>
        </w:rPr>
        <w:t xml:space="preserve">encuentran en el </w:t>
      </w:r>
      <w:proofErr w:type="spellStart"/>
      <w:r w:rsidR="00E06DB4">
        <w:rPr>
          <w:sz w:val="22"/>
          <w:szCs w:val="22"/>
          <w:lang w:eastAsia="en-US"/>
        </w:rPr>
        <w:t>datasheet</w:t>
      </w:r>
      <w:proofErr w:type="spellEnd"/>
      <w:r w:rsidR="00E06DB4">
        <w:rPr>
          <w:sz w:val="22"/>
          <w:szCs w:val="22"/>
          <w:lang w:eastAsia="en-US"/>
        </w:rPr>
        <w:t xml:space="preserve"> al cual se puede ingresar mediante el siguiente link:  </w:t>
      </w:r>
      <w:hyperlink w:history="1" r:id="rId43">
        <w:r w:rsidRPr="00691A1B" w:rsidR="00100F1E">
          <w:rPr>
            <w:rStyle w:val="Hyperlink"/>
            <w:sz w:val="22"/>
            <w:szCs w:val="22"/>
            <w:lang w:eastAsia="en-US"/>
          </w:rPr>
          <w:t>https://es.made-in-china.com/co_zjhuanshun/product_Wdm-1550nm-Optical-Transmitter-Direct-Modulation-Huanshun_ehyysgiry.html</w:t>
        </w:r>
      </w:hyperlink>
    </w:p>
    <w:p w:rsidR="00A224E7" w:rsidP="00A224E7" w:rsidRDefault="00A224E7" w14:paraId="52C910D4" w14:textId="41B0549A">
      <w:pPr>
        <w:jc w:val="both"/>
        <w:rPr>
          <w:sz w:val="22"/>
          <w:szCs w:val="22"/>
          <w:lang w:eastAsia="en-US"/>
        </w:rPr>
      </w:pPr>
      <w:r>
        <w:rPr>
          <w:sz w:val="22"/>
          <w:szCs w:val="22"/>
          <w:lang w:eastAsia="en-US"/>
        </w:rPr>
        <w:t>Costo: $</w:t>
      </w:r>
      <w:r w:rsidR="00D96575">
        <w:rPr>
          <w:sz w:val="22"/>
          <w:szCs w:val="22"/>
          <w:lang w:eastAsia="en-US"/>
        </w:rPr>
        <w:t>1000</w:t>
      </w:r>
    </w:p>
    <w:p w:rsidR="000E7CCB" w:rsidP="000E7CCB" w:rsidRDefault="000E7CCB" w14:paraId="25651923" w14:textId="77777777">
      <w:pPr>
        <w:keepNext/>
        <w:jc w:val="center"/>
      </w:pPr>
      <w:r>
        <w:rPr>
          <w:noProof/>
        </w:rPr>
        <w:drawing>
          <wp:inline distT="0" distB="0" distL="0" distR="0" wp14:anchorId="7C804A0E" wp14:editId="426BCB7D">
            <wp:extent cx="2891790" cy="2041525"/>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1790" cy="2041525"/>
                    </a:xfrm>
                    <a:prstGeom prst="rect">
                      <a:avLst/>
                    </a:prstGeom>
                    <a:noFill/>
                    <a:ln>
                      <a:noFill/>
                    </a:ln>
                  </pic:spPr>
                </pic:pic>
              </a:graphicData>
            </a:graphic>
          </wp:inline>
        </w:drawing>
      </w:r>
    </w:p>
    <w:p w:rsidR="00A224E7" w:rsidP="000E7CCB" w:rsidRDefault="000E7CCB" w14:paraId="10F075BC" w14:textId="26930E94">
      <w:pPr>
        <w:pStyle w:val="Caption"/>
        <w:jc w:val="center"/>
      </w:pPr>
      <w:r>
        <w:t xml:space="preserve">Fig. </w:t>
      </w:r>
      <w:r>
        <w:fldChar w:fldCharType="begin"/>
      </w:r>
      <w:r>
        <w:instrText> SEQ Fig. \* ARABIC </w:instrText>
      </w:r>
      <w:r>
        <w:fldChar w:fldCharType="separate"/>
      </w:r>
      <w:r w:rsidR="00FC261B">
        <w:rPr>
          <w:noProof/>
        </w:rPr>
        <w:t>32</w:t>
      </w:r>
      <w:r>
        <w:fldChar w:fldCharType="end"/>
      </w:r>
      <w:r>
        <w:t xml:space="preserve">. Láser de bombeo </w:t>
      </w:r>
      <w:r w:rsidRPr="00CA20AD">
        <w:t>CW de fibra de láser de diodo acoplado</w:t>
      </w:r>
      <w:r>
        <w:t>.</w:t>
      </w:r>
    </w:p>
    <w:p w:rsidRPr="00C74D72" w:rsidR="00C74D72" w:rsidP="00C74D72" w:rsidRDefault="00C74D72" w14:paraId="09FD6E30" w14:textId="7A918ED8"/>
    <w:p w:rsidR="00830536" w:rsidP="00726D14" w:rsidRDefault="008A4652" w14:paraId="1577C8EF" w14:textId="4E3E3470">
      <w:pPr>
        <w:jc w:val="both"/>
        <w:rPr>
          <w:sz w:val="22"/>
          <w:szCs w:val="22"/>
          <w:lang w:eastAsia="en-US"/>
        </w:rPr>
      </w:pPr>
      <w:r>
        <w:rPr>
          <w:sz w:val="22"/>
          <w:szCs w:val="22"/>
          <w:lang w:eastAsia="en-US"/>
        </w:rPr>
        <w:t xml:space="preserve">Fibra </w:t>
      </w:r>
      <w:r w:rsidR="00FC5EB9">
        <w:rPr>
          <w:sz w:val="22"/>
          <w:szCs w:val="22"/>
          <w:lang w:eastAsia="en-US"/>
        </w:rPr>
        <w:t>óptica:</w:t>
      </w:r>
      <w:r w:rsidR="0003688D">
        <w:rPr>
          <w:sz w:val="22"/>
          <w:szCs w:val="22"/>
          <w:lang w:eastAsia="en-US"/>
        </w:rPr>
        <w:t xml:space="preserve"> </w:t>
      </w:r>
      <w:r w:rsidRPr="008A4652">
        <w:rPr>
          <w:sz w:val="22"/>
          <w:szCs w:val="22"/>
          <w:lang w:eastAsia="en-US"/>
        </w:rPr>
        <w:t xml:space="preserve">Rollo De Fibra </w:t>
      </w:r>
      <w:proofErr w:type="spellStart"/>
      <w:r w:rsidRPr="008A4652">
        <w:rPr>
          <w:sz w:val="22"/>
          <w:szCs w:val="22"/>
          <w:lang w:eastAsia="en-US"/>
        </w:rPr>
        <w:t>Optica</w:t>
      </w:r>
      <w:proofErr w:type="spellEnd"/>
      <w:r w:rsidRPr="008A4652">
        <w:rPr>
          <w:sz w:val="22"/>
          <w:szCs w:val="22"/>
          <w:lang w:eastAsia="en-US"/>
        </w:rPr>
        <w:t xml:space="preserve"> </w:t>
      </w:r>
      <w:proofErr w:type="spellStart"/>
      <w:r w:rsidRPr="008A4652">
        <w:rPr>
          <w:sz w:val="22"/>
          <w:szCs w:val="22"/>
          <w:lang w:eastAsia="en-US"/>
        </w:rPr>
        <w:t>Drop</w:t>
      </w:r>
      <w:proofErr w:type="spellEnd"/>
      <w:r w:rsidRPr="008A4652">
        <w:rPr>
          <w:sz w:val="22"/>
          <w:szCs w:val="22"/>
          <w:lang w:eastAsia="en-US"/>
        </w:rPr>
        <w:t xml:space="preserve"> 2km Sm 2 Hilos Plana G.657a2 </w:t>
      </w:r>
      <w:proofErr w:type="spellStart"/>
      <w:r w:rsidRPr="008A4652">
        <w:rPr>
          <w:sz w:val="22"/>
          <w:szCs w:val="22"/>
          <w:lang w:eastAsia="en-US"/>
        </w:rPr>
        <w:t>Lszh</w:t>
      </w:r>
      <w:proofErr w:type="spellEnd"/>
      <w:r w:rsidR="00726D14">
        <w:rPr>
          <w:sz w:val="22"/>
          <w:szCs w:val="22"/>
          <w:lang w:eastAsia="en-US"/>
        </w:rPr>
        <w:t xml:space="preserve">. </w:t>
      </w:r>
      <w:r w:rsidR="00E06DB4">
        <w:rPr>
          <w:sz w:val="22"/>
          <w:szCs w:val="22"/>
          <w:lang w:eastAsia="en-US"/>
        </w:rPr>
        <w:t xml:space="preserve">Los datos técnicos se encuentran en el </w:t>
      </w:r>
      <w:proofErr w:type="spellStart"/>
      <w:r w:rsidR="00E06DB4">
        <w:rPr>
          <w:sz w:val="22"/>
          <w:szCs w:val="22"/>
          <w:lang w:eastAsia="en-US"/>
        </w:rPr>
        <w:t>datasheet</w:t>
      </w:r>
      <w:proofErr w:type="spellEnd"/>
      <w:r w:rsidR="00E06DB4">
        <w:rPr>
          <w:sz w:val="22"/>
          <w:szCs w:val="22"/>
          <w:lang w:eastAsia="en-US"/>
        </w:rPr>
        <w:t xml:space="preserve"> al cual se puede ingresar mediante el siguiente link:</w:t>
      </w:r>
      <w:r w:rsidR="00100F1E">
        <w:rPr>
          <w:sz w:val="22"/>
          <w:szCs w:val="22"/>
          <w:lang w:eastAsia="en-US"/>
        </w:rPr>
        <w:t xml:space="preserve"> </w:t>
      </w:r>
      <w:hyperlink w:history="1" r:id="rId45">
        <w:r w:rsidRPr="00691A1B" w:rsidR="00830536">
          <w:rPr>
            <w:rStyle w:val="Hyperlink"/>
            <w:sz w:val="22"/>
            <w:szCs w:val="22"/>
            <w:lang w:eastAsia="en-US"/>
          </w:rPr>
          <w:t>https://spanish.alibaba.com/product-detail/300mw-976nm-980nm-cw-fiber-coupled-diode-laser-laser-diode-ld-butterfly-pigtailed-tapered-1850704255.html</w:t>
        </w:r>
      </w:hyperlink>
    </w:p>
    <w:p w:rsidR="00726D14" w:rsidP="00726D14" w:rsidRDefault="00E06DB4" w14:paraId="5958B456" w14:textId="5303EE3D">
      <w:pPr>
        <w:jc w:val="both"/>
        <w:rPr>
          <w:sz w:val="22"/>
          <w:szCs w:val="22"/>
          <w:lang w:eastAsia="en-US"/>
        </w:rPr>
      </w:pPr>
      <w:r>
        <w:rPr>
          <w:sz w:val="22"/>
          <w:szCs w:val="22"/>
          <w:lang w:eastAsia="en-US"/>
        </w:rPr>
        <w:t xml:space="preserve">  </w:t>
      </w:r>
      <w:r w:rsidR="00726D14">
        <w:rPr>
          <w:sz w:val="22"/>
          <w:szCs w:val="22"/>
          <w:lang w:eastAsia="en-US"/>
        </w:rPr>
        <w:t xml:space="preserve">Costo: $300 </w:t>
      </w:r>
    </w:p>
    <w:p w:rsidR="009151A7" w:rsidP="009151A7" w:rsidRDefault="009151A7" w14:paraId="3F58C93D" w14:textId="77777777">
      <w:pPr>
        <w:keepNext/>
        <w:jc w:val="center"/>
      </w:pPr>
      <w:r>
        <w:rPr>
          <w:noProof/>
          <w:sz w:val="22"/>
          <w:szCs w:val="22"/>
          <w:lang w:eastAsia="en-US"/>
        </w:rPr>
        <w:drawing>
          <wp:inline distT="0" distB="0" distL="0" distR="0" wp14:anchorId="640B67E3" wp14:editId="092D8D36">
            <wp:extent cx="2891790" cy="2222500"/>
            <wp:effectExtent l="0" t="0" r="381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1790" cy="2222500"/>
                    </a:xfrm>
                    <a:prstGeom prst="rect">
                      <a:avLst/>
                    </a:prstGeom>
                    <a:noFill/>
                    <a:ln>
                      <a:noFill/>
                    </a:ln>
                  </pic:spPr>
                </pic:pic>
              </a:graphicData>
            </a:graphic>
          </wp:inline>
        </w:drawing>
      </w:r>
    </w:p>
    <w:p w:rsidRPr="009B48AB" w:rsidR="009B48AB" w:rsidP="009151A7" w:rsidRDefault="009151A7" w14:paraId="7D225D0B" w14:textId="3FA1CB22">
      <w:pPr>
        <w:pStyle w:val="Caption"/>
        <w:jc w:val="center"/>
        <w:rPr>
          <w:sz w:val="22"/>
          <w:szCs w:val="22"/>
          <w:lang w:eastAsia="en-US"/>
        </w:rPr>
      </w:pPr>
      <w:r>
        <w:t xml:space="preserve">Fig. </w:t>
      </w:r>
      <w:r>
        <w:fldChar w:fldCharType="begin"/>
      </w:r>
      <w:r>
        <w:instrText> SEQ Fig. \* ARABIC </w:instrText>
      </w:r>
      <w:r>
        <w:fldChar w:fldCharType="separate"/>
      </w:r>
      <w:r w:rsidR="00FC261B">
        <w:rPr>
          <w:noProof/>
        </w:rPr>
        <w:t>33</w:t>
      </w:r>
      <w:r>
        <w:fldChar w:fldCharType="end"/>
      </w:r>
      <w:r>
        <w:t xml:space="preserve">. </w:t>
      </w:r>
      <w:r w:rsidRPr="007939B9">
        <w:t xml:space="preserve">Rollo De Fibra </w:t>
      </w:r>
      <w:proofErr w:type="spellStart"/>
      <w:r w:rsidRPr="007939B9">
        <w:t>Optica</w:t>
      </w:r>
      <w:proofErr w:type="spellEnd"/>
      <w:r w:rsidRPr="007939B9">
        <w:t xml:space="preserve"> </w:t>
      </w:r>
      <w:proofErr w:type="spellStart"/>
      <w:r w:rsidRPr="007939B9">
        <w:t>Drop</w:t>
      </w:r>
      <w:proofErr w:type="spellEnd"/>
      <w:r w:rsidRPr="007939B9">
        <w:t xml:space="preserve"> 2km Sm 2 Hilos Plana G.657a2 </w:t>
      </w:r>
      <w:proofErr w:type="spellStart"/>
      <w:r w:rsidRPr="007939B9">
        <w:t>Lszh</w:t>
      </w:r>
      <w:proofErr w:type="spellEnd"/>
      <w:r>
        <w:t>.</w:t>
      </w:r>
    </w:p>
    <w:p w:rsidRPr="001D1008" w:rsidR="001D1008" w:rsidP="001D1008" w:rsidRDefault="00FC5EB9" w14:paraId="129431A9" w14:textId="4B9CC438">
      <w:pPr>
        <w:jc w:val="both"/>
        <w:rPr>
          <w:rStyle w:val="Hyperlink"/>
          <w:sz w:val="22"/>
          <w:szCs w:val="22"/>
          <w:lang w:eastAsia="en-US"/>
        </w:rPr>
      </w:pPr>
      <w:r>
        <w:rPr>
          <w:sz w:val="22"/>
          <w:szCs w:val="22"/>
          <w:lang w:eastAsia="en-US"/>
        </w:rPr>
        <w:t xml:space="preserve">Receptor óptico: </w:t>
      </w:r>
      <w:r w:rsidR="009F7B47">
        <w:rPr>
          <w:sz w:val="22"/>
          <w:szCs w:val="22"/>
          <w:lang w:eastAsia="en-US"/>
        </w:rPr>
        <w:t>CX-ROR II</w:t>
      </w:r>
      <w:r>
        <w:rPr>
          <w:sz w:val="22"/>
          <w:szCs w:val="22"/>
          <w:lang w:eastAsia="en-US"/>
        </w:rPr>
        <w:t xml:space="preserve">. </w:t>
      </w:r>
      <w:r w:rsidR="00E06DB4">
        <w:rPr>
          <w:sz w:val="22"/>
          <w:szCs w:val="22"/>
          <w:lang w:eastAsia="en-US"/>
        </w:rPr>
        <w:t xml:space="preserve">Los datos técnicos se encuentran en el </w:t>
      </w:r>
      <w:proofErr w:type="spellStart"/>
      <w:r w:rsidR="00E06DB4">
        <w:rPr>
          <w:sz w:val="22"/>
          <w:szCs w:val="22"/>
          <w:lang w:eastAsia="en-US"/>
        </w:rPr>
        <w:t>datasheet</w:t>
      </w:r>
      <w:proofErr w:type="spellEnd"/>
      <w:r w:rsidR="00E06DB4">
        <w:rPr>
          <w:sz w:val="22"/>
          <w:szCs w:val="22"/>
          <w:lang w:eastAsia="en-US"/>
        </w:rPr>
        <w:t xml:space="preserve"> al cual se puede ingresar mediante el siguiente link:</w:t>
      </w:r>
      <w:r w:rsidR="00830536">
        <w:rPr>
          <w:sz w:val="22"/>
          <w:szCs w:val="22"/>
          <w:lang w:eastAsia="en-US"/>
        </w:rPr>
        <w:t xml:space="preserve"> </w:t>
      </w:r>
      <w:hyperlink w:history="1" w:anchor="position=1&amp;search_layout=stack&amp;type=item&amp;tracking_id=4ba6213d-3e19-43e0-b3c6-af243b004b3d" r:id="rId47">
        <w:r w:rsidRPr="00691A1B" w:rsidR="00830536">
          <w:rPr>
            <w:rStyle w:val="Hyperlink"/>
            <w:sz w:val="22"/>
            <w:szCs w:val="22"/>
            <w:lang w:eastAsia="en-US"/>
          </w:rPr>
          <w:t>https://articulo.mercadolibre.com.ec/MEC-431313270-rollo-de-fibra-optica-drop-2km-sm-2-hilos-plana-g657a2-lszh-_JM#position=1&amp;search_layout=stack&amp;type=item&amp;tracking_id=4ba6213d-3e19-43e0-b3c6-af243b004b3d</w:t>
        </w:r>
      </w:hyperlink>
    </w:p>
    <w:p w:rsidR="00FC5EB9" w:rsidP="00FC5EB9" w:rsidRDefault="00FC5EB9" w14:paraId="77DCF100" w14:textId="09F0F83F">
      <w:pPr>
        <w:jc w:val="both"/>
        <w:rPr>
          <w:sz w:val="22"/>
          <w:szCs w:val="22"/>
          <w:lang w:eastAsia="en-US"/>
        </w:rPr>
      </w:pPr>
      <w:r>
        <w:rPr>
          <w:sz w:val="22"/>
          <w:szCs w:val="22"/>
          <w:lang w:eastAsia="en-US"/>
        </w:rPr>
        <w:t>Costo: $</w:t>
      </w:r>
      <w:r w:rsidR="00F71F97">
        <w:rPr>
          <w:sz w:val="22"/>
          <w:szCs w:val="22"/>
          <w:lang w:eastAsia="en-US"/>
        </w:rPr>
        <w:t>150</w:t>
      </w:r>
      <w:r>
        <w:rPr>
          <w:sz w:val="22"/>
          <w:szCs w:val="22"/>
          <w:lang w:eastAsia="en-US"/>
        </w:rPr>
        <w:t xml:space="preserve"> </w:t>
      </w:r>
    </w:p>
    <w:p w:rsidRPr="006625AB" w:rsidR="009151A7" w:rsidP="00C31559" w:rsidRDefault="009151A7" w14:paraId="41BF8508" w14:textId="77777777">
      <w:pPr>
        <w:rPr>
          <w:sz w:val="22"/>
          <w:szCs w:val="22"/>
          <w:lang w:eastAsia="en-US"/>
        </w:rPr>
      </w:pPr>
    </w:p>
    <w:p w:rsidR="00FC5EB9" w:rsidP="00C31559" w:rsidRDefault="00FC5EB9" w14:paraId="4CD81355" w14:textId="77777777">
      <w:pPr>
        <w:rPr>
          <w:sz w:val="22"/>
          <w:szCs w:val="22"/>
          <w:lang w:eastAsia="en-US"/>
        </w:rPr>
      </w:pPr>
    </w:p>
    <w:p w:rsidR="002A1436" w:rsidP="00BC548E" w:rsidRDefault="00FC5EB9" w14:paraId="2BDE1BA6" w14:textId="77777777">
      <w:pPr>
        <w:keepNext/>
        <w:jc w:val="center"/>
      </w:pPr>
      <w:r>
        <w:rPr>
          <w:noProof/>
          <w:sz w:val="22"/>
          <w:szCs w:val="22"/>
          <w:lang w:eastAsia="en-US"/>
        </w:rPr>
        <w:drawing>
          <wp:inline distT="0" distB="0" distL="0" distR="0" wp14:anchorId="6890FF5B" wp14:editId="40CBA487">
            <wp:extent cx="2891790" cy="1818005"/>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1790" cy="1818005"/>
                    </a:xfrm>
                    <a:prstGeom prst="rect">
                      <a:avLst/>
                    </a:prstGeom>
                    <a:noFill/>
                    <a:ln>
                      <a:noFill/>
                    </a:ln>
                  </pic:spPr>
                </pic:pic>
              </a:graphicData>
            </a:graphic>
          </wp:inline>
        </w:drawing>
      </w:r>
    </w:p>
    <w:p w:rsidRPr="00E133C5" w:rsidR="00E133C5" w:rsidP="00E133C5" w:rsidRDefault="002A1436" w14:paraId="47F2D2B0" w14:textId="69913C1A">
      <w:pPr>
        <w:pStyle w:val="Caption"/>
        <w:jc w:val="center"/>
      </w:pPr>
      <w:r>
        <w:t xml:space="preserve">Fig. </w:t>
      </w:r>
      <w:r>
        <w:fldChar w:fldCharType="begin"/>
      </w:r>
      <w:r>
        <w:instrText> SEQ Fig. \* ARABIC </w:instrText>
      </w:r>
      <w:r>
        <w:fldChar w:fldCharType="separate"/>
      </w:r>
      <w:r w:rsidR="00FC261B">
        <w:rPr>
          <w:noProof/>
        </w:rPr>
        <w:t>34</w:t>
      </w:r>
      <w:r>
        <w:fldChar w:fldCharType="end"/>
      </w:r>
      <w:r>
        <w:t xml:space="preserve">. </w:t>
      </w:r>
      <w:r w:rsidRPr="00A21218">
        <w:t>CX-ROR II</w:t>
      </w:r>
      <w:r>
        <w:t>.</w:t>
      </w:r>
    </w:p>
    <w:p w:rsidRPr="001D1008" w:rsidR="001D1008" w:rsidP="001D1008" w:rsidRDefault="00E067FC" w14:paraId="7B48718C" w14:textId="63B62ABE">
      <w:pPr>
        <w:rPr>
          <w:rStyle w:val="Hyperlink"/>
          <w:sz w:val="22"/>
          <w:szCs w:val="22"/>
          <w:lang w:eastAsia="en-US"/>
        </w:rPr>
      </w:pPr>
      <w:r w:rsidRPr="00E067FC">
        <w:rPr>
          <w:sz w:val="22"/>
          <w:szCs w:val="22"/>
        </w:rPr>
        <w:t xml:space="preserve">Regenerador óptico 3R: Transpondedor óptico OEO 3R 10g regenerador. </w:t>
      </w:r>
      <w:r w:rsidR="00E06DB4">
        <w:rPr>
          <w:sz w:val="22"/>
          <w:szCs w:val="22"/>
          <w:lang w:eastAsia="en-US"/>
        </w:rPr>
        <w:t xml:space="preserve">Los datos técnicos se encuentran en el </w:t>
      </w:r>
      <w:proofErr w:type="spellStart"/>
      <w:r w:rsidR="00E06DB4">
        <w:rPr>
          <w:sz w:val="22"/>
          <w:szCs w:val="22"/>
          <w:lang w:eastAsia="en-US"/>
        </w:rPr>
        <w:t>datasheet</w:t>
      </w:r>
      <w:proofErr w:type="spellEnd"/>
      <w:r w:rsidR="00E06DB4">
        <w:rPr>
          <w:sz w:val="22"/>
          <w:szCs w:val="22"/>
          <w:lang w:eastAsia="en-US"/>
        </w:rPr>
        <w:t xml:space="preserve"> al cual se puede ingresar mediante el siguiente link:  </w:t>
      </w:r>
      <w:hyperlink w:history="1" r:id="rId49">
        <w:r w:rsidRPr="00691A1B" w:rsidR="00A178F0">
          <w:rPr>
            <w:rStyle w:val="Hyperlink"/>
            <w:sz w:val="22"/>
            <w:szCs w:val="22"/>
            <w:lang w:eastAsia="en-US"/>
          </w:rPr>
          <w:t>http://www.claupet.com/media/pictures/_ficha_tecnica/redes_fibra_optica/equi_optico/RX_OPTICO_CX-ROR-II.pdf</w:t>
        </w:r>
      </w:hyperlink>
    </w:p>
    <w:p w:rsidRPr="00E067FC" w:rsidR="00E067FC" w:rsidP="00E067FC" w:rsidRDefault="00E067FC" w14:paraId="1A5023A3" w14:textId="7DA2F69C">
      <w:pPr>
        <w:rPr>
          <w:sz w:val="22"/>
          <w:szCs w:val="22"/>
        </w:rPr>
      </w:pPr>
      <w:r w:rsidRPr="00E067FC">
        <w:rPr>
          <w:sz w:val="22"/>
          <w:szCs w:val="22"/>
        </w:rPr>
        <w:t>Costo: $1000</w:t>
      </w:r>
    </w:p>
    <w:p w:rsidR="00E067FC" w:rsidP="00E067FC" w:rsidRDefault="00E067FC" w14:paraId="1BFA1964" w14:textId="77777777"/>
    <w:p w:rsidR="0018593F" w:rsidP="0018593F" w:rsidRDefault="0018593F" w14:paraId="2FA16210" w14:textId="77777777">
      <w:pPr>
        <w:keepNext/>
        <w:jc w:val="center"/>
      </w:pPr>
      <w:r>
        <w:rPr>
          <w:noProof/>
        </w:rPr>
        <w:drawing>
          <wp:inline distT="0" distB="0" distL="0" distR="0" wp14:anchorId="0C7287F3" wp14:editId="5AEAD1AB">
            <wp:extent cx="2349795" cy="225234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64961" cy="2266885"/>
                    </a:xfrm>
                    <a:prstGeom prst="rect">
                      <a:avLst/>
                    </a:prstGeom>
                    <a:noFill/>
                    <a:ln>
                      <a:noFill/>
                    </a:ln>
                  </pic:spPr>
                </pic:pic>
              </a:graphicData>
            </a:graphic>
          </wp:inline>
        </w:drawing>
      </w:r>
    </w:p>
    <w:p w:rsidR="00E067FC" w:rsidP="0018593F" w:rsidRDefault="0018593F" w14:paraId="34371BBD" w14:textId="07B881BA">
      <w:pPr>
        <w:pStyle w:val="Caption"/>
        <w:jc w:val="center"/>
      </w:pPr>
      <w:r>
        <w:t xml:space="preserve">Fig. </w:t>
      </w:r>
      <w:r>
        <w:fldChar w:fldCharType="begin"/>
      </w:r>
      <w:r>
        <w:instrText> SEQ Fig. \* ARABIC </w:instrText>
      </w:r>
      <w:r>
        <w:fldChar w:fldCharType="separate"/>
      </w:r>
      <w:r w:rsidR="00FC261B">
        <w:rPr>
          <w:noProof/>
        </w:rPr>
        <w:t>35</w:t>
      </w:r>
      <w:r>
        <w:fldChar w:fldCharType="end"/>
      </w:r>
      <w:r>
        <w:t xml:space="preserve">. </w:t>
      </w:r>
      <w:r w:rsidRPr="000A68B1">
        <w:t>Transpondedor óptico OEO 3R 10g regenerador</w:t>
      </w:r>
      <w:r>
        <w:t>.</w:t>
      </w:r>
    </w:p>
    <w:p w:rsidR="0018593F" w:rsidP="00E067FC" w:rsidRDefault="0018593F" w14:paraId="3ED9286A" w14:textId="77777777"/>
    <w:p w:rsidR="00224132" w:rsidP="00E06DB4" w:rsidRDefault="00DE6D36" w14:paraId="678A5FEF" w14:textId="28615732">
      <w:pPr>
        <w:jc w:val="both"/>
        <w:rPr>
          <w:sz w:val="22"/>
          <w:szCs w:val="22"/>
          <w:lang w:eastAsia="en-US"/>
        </w:rPr>
      </w:pPr>
      <w:r w:rsidRPr="009E6588">
        <w:rPr>
          <w:sz w:val="22"/>
          <w:szCs w:val="22"/>
        </w:rPr>
        <w:t xml:space="preserve">Multiplexor/Demultiplexor: Multiplexor/Demultiplexor óptico DWDM. </w:t>
      </w:r>
      <w:r w:rsidR="00E06DB4">
        <w:rPr>
          <w:sz w:val="22"/>
          <w:szCs w:val="22"/>
          <w:lang w:eastAsia="en-US"/>
        </w:rPr>
        <w:t xml:space="preserve">Los datos técnicos se encuentran en el </w:t>
      </w:r>
      <w:proofErr w:type="spellStart"/>
      <w:r w:rsidR="00E06DB4">
        <w:rPr>
          <w:sz w:val="22"/>
          <w:szCs w:val="22"/>
          <w:lang w:eastAsia="en-US"/>
        </w:rPr>
        <w:t>datasheet</w:t>
      </w:r>
      <w:proofErr w:type="spellEnd"/>
      <w:r w:rsidR="00E06DB4">
        <w:rPr>
          <w:sz w:val="22"/>
          <w:szCs w:val="22"/>
          <w:lang w:eastAsia="en-US"/>
        </w:rPr>
        <w:t xml:space="preserve"> al cual se puede ingresar mediante el siguiente link:</w:t>
      </w:r>
      <w:r w:rsidR="00224132">
        <w:rPr>
          <w:sz w:val="22"/>
          <w:szCs w:val="22"/>
          <w:lang w:eastAsia="en-US"/>
        </w:rPr>
        <w:t xml:space="preserve"> </w:t>
      </w:r>
      <w:hyperlink w:history="1" r:id="rId51">
        <w:r w:rsidRPr="00691A1B" w:rsidR="00224132">
          <w:rPr>
            <w:rStyle w:val="Hyperlink"/>
            <w:sz w:val="22"/>
            <w:szCs w:val="22"/>
            <w:lang w:eastAsia="en-US"/>
          </w:rPr>
          <w:t>https://spanish.alibaba.com/product-detail/optical-transponder-oeo-3r-10g-regenerator-60559704476.html</w:t>
        </w:r>
      </w:hyperlink>
    </w:p>
    <w:p w:rsidRPr="009E6588" w:rsidR="008423AC" w:rsidP="00E06DB4" w:rsidRDefault="00DE6D36" w14:paraId="3B46CEDF" w14:textId="1BC244C9">
      <w:pPr>
        <w:jc w:val="both"/>
        <w:rPr>
          <w:sz w:val="22"/>
          <w:szCs w:val="22"/>
        </w:rPr>
      </w:pPr>
      <w:r w:rsidRPr="009E6588">
        <w:rPr>
          <w:sz w:val="22"/>
          <w:szCs w:val="22"/>
        </w:rPr>
        <w:t>Costo: $125</w:t>
      </w:r>
    </w:p>
    <w:p w:rsidR="00DE6D36" w:rsidP="00DE6D36" w:rsidRDefault="00DE6D36" w14:paraId="5FABF493" w14:textId="77777777"/>
    <w:p w:rsidR="00DE6D36" w:rsidP="00DE6D36" w:rsidRDefault="00DE6D36" w14:paraId="64A2202E" w14:textId="77777777">
      <w:pPr>
        <w:keepNext/>
        <w:jc w:val="center"/>
      </w:pPr>
      <w:r>
        <w:rPr>
          <w:noProof/>
        </w:rPr>
        <w:drawing>
          <wp:inline distT="0" distB="0" distL="0" distR="0" wp14:anchorId="3FD554F0" wp14:editId="2B53B38A">
            <wp:extent cx="2891790" cy="2891790"/>
            <wp:effectExtent l="0" t="0" r="381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91790" cy="2891790"/>
                    </a:xfrm>
                    <a:prstGeom prst="rect">
                      <a:avLst/>
                    </a:prstGeom>
                    <a:noFill/>
                    <a:ln>
                      <a:noFill/>
                    </a:ln>
                  </pic:spPr>
                </pic:pic>
              </a:graphicData>
            </a:graphic>
          </wp:inline>
        </w:drawing>
      </w:r>
    </w:p>
    <w:p w:rsidR="00DE6D36" w:rsidP="00DE6D36" w:rsidRDefault="00DE6D36" w14:paraId="37610895" w14:textId="3D5B682B">
      <w:pPr>
        <w:pStyle w:val="Caption"/>
        <w:jc w:val="center"/>
      </w:pPr>
      <w:r>
        <w:t xml:space="preserve">Fig. </w:t>
      </w:r>
      <w:r>
        <w:fldChar w:fldCharType="begin"/>
      </w:r>
      <w:r>
        <w:instrText> SEQ Fig. \* ARABIC </w:instrText>
      </w:r>
      <w:r>
        <w:fldChar w:fldCharType="separate"/>
      </w:r>
      <w:r w:rsidR="00FC261B">
        <w:rPr>
          <w:noProof/>
        </w:rPr>
        <w:t>36</w:t>
      </w:r>
      <w:r>
        <w:fldChar w:fldCharType="end"/>
      </w:r>
      <w:r>
        <w:t xml:space="preserve">. </w:t>
      </w:r>
      <w:proofErr w:type="spellStart"/>
      <w:r>
        <w:t>Mutiplexor</w:t>
      </w:r>
      <w:proofErr w:type="spellEnd"/>
      <w:r>
        <w:t>/Demultiplexor.</w:t>
      </w:r>
    </w:p>
    <w:p w:rsidR="00224132" w:rsidP="009E6588" w:rsidRDefault="001E5B93" w14:paraId="5D2B187F" w14:textId="6A9ABDD3">
      <w:pPr>
        <w:jc w:val="both"/>
        <w:rPr>
          <w:sz w:val="22"/>
          <w:szCs w:val="22"/>
          <w:lang w:eastAsia="en-US"/>
        </w:rPr>
      </w:pPr>
      <w:r w:rsidRPr="009E6588">
        <w:rPr>
          <w:sz w:val="22"/>
          <w:szCs w:val="22"/>
        </w:rPr>
        <w:t xml:space="preserve">Divisor óptico: Divisor repartidor </w:t>
      </w:r>
      <w:proofErr w:type="spellStart"/>
      <w:r w:rsidRPr="009E6588">
        <w:rPr>
          <w:sz w:val="22"/>
          <w:szCs w:val="22"/>
        </w:rPr>
        <w:t>Splitter</w:t>
      </w:r>
      <w:proofErr w:type="spellEnd"/>
      <w:r w:rsidRPr="009E6588">
        <w:rPr>
          <w:sz w:val="22"/>
          <w:szCs w:val="22"/>
        </w:rPr>
        <w:t xml:space="preserve"> SCAPC caja PVC fibra </w:t>
      </w:r>
      <w:proofErr w:type="spellStart"/>
      <w:r w:rsidRPr="009E6588">
        <w:rPr>
          <w:sz w:val="22"/>
          <w:szCs w:val="22"/>
        </w:rPr>
        <w:t>optica</w:t>
      </w:r>
      <w:proofErr w:type="spellEnd"/>
      <w:r w:rsidRPr="009E6588">
        <w:rPr>
          <w:sz w:val="22"/>
          <w:szCs w:val="22"/>
        </w:rPr>
        <w:t xml:space="preserve">. </w:t>
      </w:r>
      <w:r w:rsidR="00E06DB4">
        <w:rPr>
          <w:sz w:val="22"/>
          <w:szCs w:val="22"/>
          <w:lang w:eastAsia="en-US"/>
        </w:rPr>
        <w:t xml:space="preserve">Los datos técnicos se encuentran en el </w:t>
      </w:r>
      <w:proofErr w:type="spellStart"/>
      <w:r w:rsidR="00E06DB4">
        <w:rPr>
          <w:sz w:val="22"/>
          <w:szCs w:val="22"/>
          <w:lang w:eastAsia="en-US"/>
        </w:rPr>
        <w:t>datasheet</w:t>
      </w:r>
      <w:proofErr w:type="spellEnd"/>
      <w:r w:rsidR="00E06DB4">
        <w:rPr>
          <w:sz w:val="22"/>
          <w:szCs w:val="22"/>
          <w:lang w:eastAsia="en-US"/>
        </w:rPr>
        <w:t xml:space="preserve"> al cual se puede ingresar mediante el siguiente link:</w:t>
      </w:r>
      <w:r w:rsidR="00224132">
        <w:rPr>
          <w:sz w:val="22"/>
          <w:szCs w:val="22"/>
          <w:lang w:eastAsia="en-US"/>
        </w:rPr>
        <w:t xml:space="preserve"> </w:t>
      </w:r>
      <w:hyperlink w:history="1" r:id="rId53">
        <w:r w:rsidRPr="00691A1B" w:rsidR="00224132">
          <w:rPr>
            <w:rStyle w:val="Hyperlink"/>
            <w:sz w:val="22"/>
            <w:szCs w:val="22"/>
            <w:lang w:eastAsia="en-US"/>
          </w:rPr>
          <w:t>https://www.televes.com/es/234755-multiplexor-demultiplexor-optico-dwdm.html</w:t>
        </w:r>
      </w:hyperlink>
    </w:p>
    <w:p w:rsidRPr="009E6588" w:rsidR="00E067FC" w:rsidP="009E6588" w:rsidRDefault="001E5B93" w14:paraId="5A605EC6" w14:textId="148F92D9">
      <w:pPr>
        <w:jc w:val="both"/>
        <w:rPr>
          <w:sz w:val="22"/>
          <w:szCs w:val="22"/>
        </w:rPr>
      </w:pPr>
      <w:r w:rsidRPr="009E6588">
        <w:rPr>
          <w:sz w:val="22"/>
          <w:szCs w:val="22"/>
        </w:rPr>
        <w:t>Costo: $125</w:t>
      </w:r>
    </w:p>
    <w:p w:rsidR="001E5B93" w:rsidP="001E5B93" w:rsidRDefault="001E5B93" w14:paraId="4C2B49B5" w14:textId="77777777"/>
    <w:p w:rsidR="009E6588" w:rsidP="009E6588" w:rsidRDefault="009E6588" w14:paraId="1696FC82" w14:textId="77777777">
      <w:pPr>
        <w:keepNext/>
      </w:pPr>
      <w:r>
        <w:rPr>
          <w:noProof/>
        </w:rPr>
        <w:drawing>
          <wp:inline distT="0" distB="0" distL="0" distR="0" wp14:anchorId="4373C52C" wp14:editId="7C1A291A">
            <wp:extent cx="2891790" cy="2891790"/>
            <wp:effectExtent l="0" t="0" r="381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1790" cy="2891790"/>
                    </a:xfrm>
                    <a:prstGeom prst="rect">
                      <a:avLst/>
                    </a:prstGeom>
                    <a:noFill/>
                    <a:ln>
                      <a:noFill/>
                    </a:ln>
                  </pic:spPr>
                </pic:pic>
              </a:graphicData>
            </a:graphic>
          </wp:inline>
        </w:drawing>
      </w:r>
    </w:p>
    <w:p w:rsidR="001E5B93" w:rsidP="009E6588" w:rsidRDefault="009E6588" w14:paraId="1F4178C2" w14:textId="7B986CB7">
      <w:pPr>
        <w:pStyle w:val="Caption"/>
      </w:pPr>
      <w:r>
        <w:t xml:space="preserve">Fig. </w:t>
      </w:r>
      <w:r>
        <w:fldChar w:fldCharType="begin"/>
      </w:r>
      <w:r>
        <w:instrText> SEQ Fig. \* ARABIC </w:instrText>
      </w:r>
      <w:r>
        <w:fldChar w:fldCharType="separate"/>
      </w:r>
      <w:r w:rsidR="00FC261B">
        <w:rPr>
          <w:noProof/>
        </w:rPr>
        <w:t>37</w:t>
      </w:r>
      <w:r>
        <w:fldChar w:fldCharType="end"/>
      </w:r>
      <w:r>
        <w:t xml:space="preserve">. </w:t>
      </w:r>
      <w:r w:rsidRPr="00317A1E">
        <w:t xml:space="preserve">Divisor repartidor </w:t>
      </w:r>
      <w:proofErr w:type="spellStart"/>
      <w:r w:rsidRPr="00317A1E">
        <w:t>Splitter</w:t>
      </w:r>
      <w:proofErr w:type="spellEnd"/>
      <w:r w:rsidRPr="00317A1E">
        <w:t xml:space="preserve"> SCAPC caja PVC fibra </w:t>
      </w:r>
      <w:proofErr w:type="spellStart"/>
      <w:r w:rsidRPr="00317A1E">
        <w:t>optica</w:t>
      </w:r>
      <w:proofErr w:type="spellEnd"/>
      <w:r>
        <w:t>.</w:t>
      </w:r>
    </w:p>
    <w:p w:rsidR="00253BFA" w:rsidP="00E06DB4" w:rsidRDefault="00493555" w14:paraId="7CA52C66" w14:textId="010ACBB7">
      <w:pPr>
        <w:jc w:val="both"/>
        <w:rPr>
          <w:sz w:val="22"/>
          <w:szCs w:val="22"/>
          <w:lang w:eastAsia="en-US"/>
        </w:rPr>
      </w:pPr>
      <w:r w:rsidRPr="00E06DB4">
        <w:rPr>
          <w:sz w:val="22"/>
          <w:szCs w:val="22"/>
        </w:rPr>
        <w:t xml:space="preserve">Divisor óptico: </w:t>
      </w:r>
      <w:proofErr w:type="spellStart"/>
      <w:r w:rsidRPr="00E06DB4">
        <w:rPr>
          <w:sz w:val="22"/>
          <w:szCs w:val="22"/>
        </w:rPr>
        <w:t>Switch</w:t>
      </w:r>
      <w:proofErr w:type="spellEnd"/>
      <w:r w:rsidRPr="00E06DB4">
        <w:rPr>
          <w:sz w:val="22"/>
          <w:szCs w:val="22"/>
        </w:rPr>
        <w:t xml:space="preserve"> 8 RJ45 2 SC fibra Gigabit Ethernet </w:t>
      </w:r>
      <w:proofErr w:type="spellStart"/>
      <w:r w:rsidRPr="00E06DB4">
        <w:rPr>
          <w:sz w:val="22"/>
          <w:szCs w:val="22"/>
        </w:rPr>
        <w:t>switch</w:t>
      </w:r>
      <w:proofErr w:type="spellEnd"/>
      <w:r w:rsidRPr="00E06DB4">
        <w:rPr>
          <w:sz w:val="22"/>
          <w:szCs w:val="22"/>
        </w:rPr>
        <w:t xml:space="preserve"> media </w:t>
      </w:r>
      <w:proofErr w:type="spellStart"/>
      <w:r w:rsidRPr="00E06DB4">
        <w:rPr>
          <w:sz w:val="22"/>
          <w:szCs w:val="22"/>
        </w:rPr>
        <w:t>converter</w:t>
      </w:r>
      <w:proofErr w:type="spellEnd"/>
      <w:r w:rsidRPr="00E06DB4">
        <w:rPr>
          <w:sz w:val="22"/>
          <w:szCs w:val="22"/>
        </w:rPr>
        <w:t xml:space="preserve"> fibra óptica modo único puerto UTP 10/100/1000M. </w:t>
      </w:r>
      <w:r w:rsidR="00E06DB4">
        <w:rPr>
          <w:sz w:val="22"/>
          <w:szCs w:val="22"/>
          <w:lang w:eastAsia="en-US"/>
        </w:rPr>
        <w:t xml:space="preserve">Los datos técnicos se encuentran en el </w:t>
      </w:r>
      <w:proofErr w:type="spellStart"/>
      <w:r w:rsidR="00E06DB4">
        <w:rPr>
          <w:sz w:val="22"/>
          <w:szCs w:val="22"/>
          <w:lang w:eastAsia="en-US"/>
        </w:rPr>
        <w:t>datasheet</w:t>
      </w:r>
      <w:proofErr w:type="spellEnd"/>
      <w:r w:rsidR="00E06DB4">
        <w:rPr>
          <w:sz w:val="22"/>
          <w:szCs w:val="22"/>
          <w:lang w:eastAsia="en-US"/>
        </w:rPr>
        <w:t xml:space="preserve"> al cual se puede ingresar mediante el siguiente link: </w:t>
      </w:r>
      <w:hyperlink w:history="1" r:id="rId55">
        <w:r w:rsidRPr="00691A1B" w:rsidR="00253BFA">
          <w:rPr>
            <w:rStyle w:val="Hyperlink"/>
            <w:sz w:val="22"/>
            <w:szCs w:val="22"/>
            <w:lang w:eastAsia="en-US"/>
          </w:rPr>
          <w:t>https://es.aliexpress.com/item/33044170145.html</w:t>
        </w:r>
      </w:hyperlink>
    </w:p>
    <w:p w:rsidRPr="00D50579" w:rsidR="00D50579" w:rsidP="00E06DB4" w:rsidRDefault="00493555" w14:paraId="347EB7AC" w14:textId="43BAC837">
      <w:pPr>
        <w:jc w:val="both"/>
      </w:pPr>
      <w:r w:rsidRPr="00253BFA">
        <w:rPr>
          <w:sz w:val="22"/>
          <w:szCs w:val="22"/>
        </w:rPr>
        <w:t>Costo: $100</w:t>
      </w:r>
    </w:p>
    <w:p w:rsidR="00493555" w:rsidP="00493555" w:rsidRDefault="00493555" w14:paraId="601B5B1D" w14:textId="77777777"/>
    <w:p w:rsidR="00CF1A3A" w:rsidP="00CF1A3A" w:rsidRDefault="00CF1A3A" w14:paraId="4E802C1A" w14:textId="77777777">
      <w:pPr>
        <w:keepNext/>
        <w:jc w:val="center"/>
      </w:pPr>
      <w:r>
        <w:rPr>
          <w:noProof/>
        </w:rPr>
        <w:drawing>
          <wp:inline distT="0" distB="0" distL="0" distR="0" wp14:anchorId="377569A5" wp14:editId="63297D4B">
            <wp:extent cx="2891790" cy="1275715"/>
            <wp:effectExtent l="0" t="0" r="381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1275715"/>
                    </a:xfrm>
                    <a:prstGeom prst="rect">
                      <a:avLst/>
                    </a:prstGeom>
                    <a:noFill/>
                    <a:ln>
                      <a:noFill/>
                    </a:ln>
                  </pic:spPr>
                </pic:pic>
              </a:graphicData>
            </a:graphic>
          </wp:inline>
        </w:drawing>
      </w:r>
    </w:p>
    <w:p w:rsidRPr="00596C30" w:rsidR="00596C30" w:rsidP="00596C30" w:rsidRDefault="00CF1A3A" w14:paraId="0B6146B0" w14:textId="3F34C61C">
      <w:pPr>
        <w:pStyle w:val="Caption"/>
        <w:jc w:val="center"/>
      </w:pPr>
      <w:r>
        <w:t xml:space="preserve">Fig. </w:t>
      </w:r>
      <w:r>
        <w:fldChar w:fldCharType="begin"/>
      </w:r>
      <w:r>
        <w:instrText> SEQ Fig. \* ARABIC </w:instrText>
      </w:r>
      <w:r>
        <w:fldChar w:fldCharType="separate"/>
      </w:r>
      <w:r w:rsidR="00FC261B">
        <w:rPr>
          <w:noProof/>
        </w:rPr>
        <w:t>38</w:t>
      </w:r>
      <w:r>
        <w:fldChar w:fldCharType="end"/>
      </w:r>
      <w:r>
        <w:t xml:space="preserve">. </w:t>
      </w:r>
      <w:proofErr w:type="spellStart"/>
      <w:r>
        <w:t>Switch</w:t>
      </w:r>
      <w:proofErr w:type="spellEnd"/>
      <w:r>
        <w:t xml:space="preserve"> óptico </w:t>
      </w:r>
      <w:proofErr w:type="spellStart"/>
      <w:r w:rsidRPr="00612A2B">
        <w:t>Switch</w:t>
      </w:r>
      <w:proofErr w:type="spellEnd"/>
      <w:r w:rsidRPr="00612A2B">
        <w:t xml:space="preserve"> 8 RJ45 2 SC fibra Gigabit Ethernet </w:t>
      </w:r>
      <w:proofErr w:type="spellStart"/>
      <w:r w:rsidRPr="00612A2B">
        <w:t>switch</w:t>
      </w:r>
      <w:proofErr w:type="spellEnd"/>
      <w:r w:rsidRPr="00612A2B">
        <w:t xml:space="preserve"> media </w:t>
      </w:r>
      <w:proofErr w:type="spellStart"/>
      <w:r w:rsidRPr="00612A2B">
        <w:t>converter</w:t>
      </w:r>
      <w:proofErr w:type="spellEnd"/>
      <w:r w:rsidRPr="00612A2B">
        <w:t xml:space="preserve"> fibra óptica modo único puerto UTP 10/100/1000M</w:t>
      </w:r>
      <w:r>
        <w:t>.</w:t>
      </w:r>
    </w:p>
    <w:p w:rsidRPr="000C6B57" w:rsidR="000C6B57" w:rsidP="000C6B57" w:rsidRDefault="00F54BFB" w14:paraId="6773ABD6" w14:textId="4C9BC03D">
      <w:pPr>
        <w:pStyle w:val="ursititulo1"/>
        <w:numPr>
          <w:ilvl w:val="0"/>
          <w:numId w:val="4"/>
        </w:numPr>
        <w:tabs>
          <w:tab w:val="clear" w:pos="360"/>
          <w:tab w:val="num" w:pos="284"/>
        </w:tabs>
        <w:ind w:left="227" w:hanging="227"/>
        <w:rPr>
          <w:sz w:val="22"/>
          <w:szCs w:val="22"/>
          <w:lang w:val="es-EC"/>
        </w:rPr>
      </w:pPr>
      <w:r w:rsidRPr="00A03618">
        <w:rPr>
          <w:sz w:val="22"/>
          <w:szCs w:val="22"/>
          <w:lang w:val="es-EC"/>
        </w:rPr>
        <w:t>Conclusiones</w:t>
      </w:r>
    </w:p>
    <w:p w:rsidRPr="00A03618" w:rsidR="00F54BFB" w:rsidP="000A2479" w:rsidRDefault="00F54BFB" w14:paraId="2F9010FF" w14:textId="77777777">
      <w:pPr>
        <w:rPr>
          <w:sz w:val="22"/>
          <w:szCs w:val="22"/>
          <w:lang w:eastAsia="en-US"/>
        </w:rPr>
      </w:pPr>
    </w:p>
    <w:p w:rsidRPr="00A03618" w:rsidR="00F54BFB" w:rsidP="00F54BFB" w:rsidRDefault="00F54BFB" w14:paraId="44E8E0ED" w14:textId="77777777">
      <w:pPr>
        <w:ind w:firstLine="142"/>
        <w:rPr>
          <w:sz w:val="22"/>
          <w:szCs w:val="22"/>
          <w:lang w:eastAsia="en-US"/>
        </w:rPr>
      </w:pPr>
      <w:r w:rsidRPr="00A03618">
        <w:rPr>
          <w:sz w:val="22"/>
          <w:szCs w:val="22"/>
          <w:lang w:eastAsia="en-US"/>
        </w:rPr>
        <w:t>Ronaldo Almachi</w:t>
      </w:r>
    </w:p>
    <w:p w:rsidR="00F54BFB" w:rsidP="00573B1C" w:rsidRDefault="00ED16F5" w14:paraId="78C9B483" w14:textId="4A7277B7">
      <w:pPr>
        <w:numPr>
          <w:ilvl w:val="0"/>
          <w:numId w:val="8"/>
        </w:numPr>
        <w:jc w:val="both"/>
        <w:rPr>
          <w:sz w:val="22"/>
          <w:szCs w:val="22"/>
        </w:rPr>
      </w:pPr>
      <w:r>
        <w:rPr>
          <w:sz w:val="22"/>
          <w:szCs w:val="22"/>
        </w:rPr>
        <w:t xml:space="preserve">Las topologías propuestas a ser implementadas cuentan con soluciones </w:t>
      </w:r>
      <w:r w:rsidR="00902670">
        <w:rPr>
          <w:sz w:val="22"/>
          <w:szCs w:val="22"/>
        </w:rPr>
        <w:t xml:space="preserve">con redes tradicionales, el principio es el mismo para redes ópticas </w:t>
      </w:r>
      <w:r w:rsidR="00E663BE">
        <w:rPr>
          <w:sz w:val="22"/>
          <w:szCs w:val="22"/>
        </w:rPr>
        <w:t xml:space="preserve">con la diferencia que se puede cubrir una gran área además de tener velocidades muy altas, </w:t>
      </w:r>
      <w:r w:rsidR="00C37266">
        <w:rPr>
          <w:sz w:val="22"/>
          <w:szCs w:val="22"/>
        </w:rPr>
        <w:t xml:space="preserve">en </w:t>
      </w:r>
      <w:proofErr w:type="spellStart"/>
      <w:r w:rsidR="00C37266">
        <w:rPr>
          <w:sz w:val="22"/>
          <w:szCs w:val="22"/>
        </w:rPr>
        <w:t>Optisystem</w:t>
      </w:r>
      <w:proofErr w:type="spellEnd"/>
      <w:r w:rsidR="00C37266">
        <w:rPr>
          <w:sz w:val="22"/>
          <w:szCs w:val="22"/>
        </w:rPr>
        <w:t xml:space="preserve"> es un poco complejo implementar dichas topologías puesto que no se cuentan con </w:t>
      </w:r>
      <w:r w:rsidR="00C104A4">
        <w:rPr>
          <w:sz w:val="22"/>
          <w:szCs w:val="22"/>
        </w:rPr>
        <w:t xml:space="preserve">equipos de red como </w:t>
      </w:r>
      <w:proofErr w:type="spellStart"/>
      <w:r w:rsidR="00C104A4">
        <w:rPr>
          <w:sz w:val="22"/>
          <w:szCs w:val="22"/>
        </w:rPr>
        <w:t>swi</w:t>
      </w:r>
      <w:r w:rsidR="00ED6B96">
        <w:rPr>
          <w:sz w:val="22"/>
          <w:szCs w:val="22"/>
        </w:rPr>
        <w:t>tches</w:t>
      </w:r>
      <w:proofErr w:type="spellEnd"/>
      <w:r w:rsidR="00ED6B96">
        <w:rPr>
          <w:sz w:val="22"/>
          <w:szCs w:val="22"/>
        </w:rPr>
        <w:t xml:space="preserve"> o </w:t>
      </w:r>
      <w:proofErr w:type="spellStart"/>
      <w:r w:rsidR="00ED6B96">
        <w:rPr>
          <w:sz w:val="22"/>
          <w:szCs w:val="22"/>
        </w:rPr>
        <w:t>routers</w:t>
      </w:r>
      <w:proofErr w:type="spellEnd"/>
      <w:r w:rsidR="00ED6B96">
        <w:rPr>
          <w:sz w:val="22"/>
          <w:szCs w:val="22"/>
        </w:rPr>
        <w:t xml:space="preserve"> que nos permitan facilitar dicha configuración,</w:t>
      </w:r>
      <w:r w:rsidR="003638E6">
        <w:rPr>
          <w:sz w:val="22"/>
          <w:szCs w:val="22"/>
        </w:rPr>
        <w:t xml:space="preserve"> en el caso de la topología tipo anillo </w:t>
      </w:r>
      <w:r w:rsidR="00566578">
        <w:rPr>
          <w:sz w:val="22"/>
          <w:szCs w:val="22"/>
        </w:rPr>
        <w:t>sería</w:t>
      </w:r>
      <w:r w:rsidR="003638E6">
        <w:rPr>
          <w:sz w:val="22"/>
          <w:szCs w:val="22"/>
        </w:rPr>
        <w:t xml:space="preserve"> necesario, sin embargo, con la ayuda de otros componentes se </w:t>
      </w:r>
      <w:r w:rsidR="00566578">
        <w:rPr>
          <w:sz w:val="22"/>
          <w:szCs w:val="22"/>
        </w:rPr>
        <w:t>puede compensar dicha falencia pero no de una manera óptima .</w:t>
      </w:r>
    </w:p>
    <w:p w:rsidRPr="00573B1C" w:rsidR="00566578" w:rsidP="00573B1C" w:rsidRDefault="00F16146" w14:paraId="33E9E0AA" w14:textId="1C1F3567">
      <w:pPr>
        <w:numPr>
          <w:ilvl w:val="0"/>
          <w:numId w:val="8"/>
        </w:numPr>
        <w:jc w:val="both"/>
        <w:rPr>
          <w:sz w:val="22"/>
          <w:szCs w:val="22"/>
        </w:rPr>
      </w:pPr>
      <w:r>
        <w:rPr>
          <w:sz w:val="22"/>
          <w:szCs w:val="22"/>
        </w:rPr>
        <w:t>Una de las opciones m</w:t>
      </w:r>
      <w:r w:rsidR="00152795">
        <w:rPr>
          <w:sz w:val="22"/>
          <w:szCs w:val="22"/>
        </w:rPr>
        <w:t>á</w:t>
      </w:r>
      <w:r>
        <w:rPr>
          <w:sz w:val="22"/>
          <w:szCs w:val="22"/>
        </w:rPr>
        <w:t xml:space="preserve">s sencillas de implementar es la red tipo estrella puesto que tiene cierta semejanza con una red punto a punto, en este caso nos podemos valer </w:t>
      </w:r>
      <w:r w:rsidR="005016B5">
        <w:rPr>
          <w:sz w:val="22"/>
          <w:szCs w:val="22"/>
        </w:rPr>
        <w:t xml:space="preserve">de equipos de multiplexación y </w:t>
      </w:r>
      <w:r w:rsidR="001208B1">
        <w:rPr>
          <w:sz w:val="22"/>
          <w:szCs w:val="22"/>
        </w:rPr>
        <w:t>demultiplexación para dicho propósito</w:t>
      </w:r>
      <w:r w:rsidR="00DF3928">
        <w:rPr>
          <w:sz w:val="22"/>
          <w:szCs w:val="22"/>
        </w:rPr>
        <w:t xml:space="preserve">, por otro lado la red mas complicada de implementar fue la tipo anillo puesto debemos de usar </w:t>
      </w:r>
      <w:r w:rsidR="006C54CB">
        <w:rPr>
          <w:sz w:val="22"/>
          <w:szCs w:val="22"/>
        </w:rPr>
        <w:t xml:space="preserve">componentes nuevos </w:t>
      </w:r>
      <w:r w:rsidR="00187F6B">
        <w:rPr>
          <w:sz w:val="22"/>
          <w:szCs w:val="22"/>
        </w:rPr>
        <w:t xml:space="preserve">que en algunos casos presentan problemas de </w:t>
      </w:r>
      <w:r w:rsidR="000A6C6F">
        <w:rPr>
          <w:sz w:val="22"/>
          <w:szCs w:val="22"/>
        </w:rPr>
        <w:t>simulación</w:t>
      </w:r>
      <w:r w:rsidR="00187F6B">
        <w:rPr>
          <w:sz w:val="22"/>
          <w:szCs w:val="22"/>
        </w:rPr>
        <w:t xml:space="preserve"> ya sea por la forma de </w:t>
      </w:r>
      <w:r w:rsidR="000A6C6F">
        <w:rPr>
          <w:sz w:val="22"/>
          <w:szCs w:val="22"/>
        </w:rPr>
        <w:t xml:space="preserve">interpretación de los mismo o el mal uso que le dé el usuario </w:t>
      </w:r>
    </w:p>
    <w:p w:rsidR="009C09C1" w:rsidP="00F54BFB" w:rsidRDefault="009C09C1" w14:paraId="0A2729C9" w14:textId="77777777">
      <w:pPr>
        <w:ind w:firstLine="142"/>
        <w:rPr>
          <w:sz w:val="22"/>
          <w:szCs w:val="22"/>
          <w:lang w:eastAsia="en-US"/>
        </w:rPr>
      </w:pPr>
    </w:p>
    <w:p w:rsidRPr="00A03618" w:rsidR="00F54BFB" w:rsidP="00F54BFB" w:rsidRDefault="00F54BFB" w14:paraId="6D1EEF76" w14:textId="6710CA20">
      <w:pPr>
        <w:ind w:firstLine="142"/>
        <w:rPr>
          <w:sz w:val="22"/>
          <w:szCs w:val="22"/>
          <w:lang w:eastAsia="en-US"/>
        </w:rPr>
      </w:pPr>
      <w:r w:rsidRPr="00A03618">
        <w:rPr>
          <w:sz w:val="22"/>
          <w:szCs w:val="22"/>
          <w:lang w:eastAsia="en-US"/>
        </w:rPr>
        <w:t>Francisco Salazar</w:t>
      </w:r>
    </w:p>
    <w:p w:rsidRPr="00BF0831" w:rsidR="00BF0831" w:rsidP="00BF0831" w:rsidRDefault="00940C3C" w14:paraId="43BE259C" w14:textId="5FFB5AC5">
      <w:pPr>
        <w:numPr>
          <w:ilvl w:val="0"/>
          <w:numId w:val="9"/>
        </w:numPr>
        <w:jc w:val="both"/>
        <w:rPr>
          <w:sz w:val="22"/>
          <w:szCs w:val="22"/>
        </w:rPr>
      </w:pPr>
      <w:r>
        <w:rPr>
          <w:sz w:val="22"/>
          <w:szCs w:val="22"/>
        </w:rPr>
        <w:t xml:space="preserve">Los elementos ópticos presentan diferentes características que deben ser analizadas para poder implementar en </w:t>
      </w:r>
      <w:r w:rsidR="00DA5DDF">
        <w:rPr>
          <w:sz w:val="22"/>
          <w:szCs w:val="22"/>
        </w:rPr>
        <w:t>una</w:t>
      </w:r>
      <w:r>
        <w:rPr>
          <w:sz w:val="22"/>
          <w:szCs w:val="22"/>
        </w:rPr>
        <w:t xml:space="preserve"> topología y que den resultados óptimos, tal es el caso de </w:t>
      </w:r>
      <w:r w:rsidR="00EB619D">
        <w:rPr>
          <w:sz w:val="22"/>
          <w:szCs w:val="22"/>
        </w:rPr>
        <w:t>las diferentes</w:t>
      </w:r>
      <w:r w:rsidR="002B48A9">
        <w:rPr>
          <w:sz w:val="22"/>
          <w:szCs w:val="22"/>
        </w:rPr>
        <w:t xml:space="preserve"> topologías diseñadas en donde fue necesario optimizar </w:t>
      </w:r>
      <w:r w:rsidR="00EB619D">
        <w:rPr>
          <w:sz w:val="22"/>
          <w:szCs w:val="22"/>
        </w:rPr>
        <w:t>algunos</w:t>
      </w:r>
      <w:r w:rsidR="002B48A9">
        <w:rPr>
          <w:sz w:val="22"/>
          <w:szCs w:val="22"/>
        </w:rPr>
        <w:t xml:space="preserve"> parámetros en base a parámetros de equipos reales para obtener mejores resultados como aumentar la potencia en transmisión, </w:t>
      </w:r>
      <w:r w:rsidR="00D61CAB">
        <w:rPr>
          <w:sz w:val="22"/>
          <w:szCs w:val="22"/>
        </w:rPr>
        <w:t xml:space="preserve">longitudes de onda y potencia </w:t>
      </w:r>
      <w:r w:rsidR="00DA5DDF">
        <w:rPr>
          <w:sz w:val="22"/>
          <w:szCs w:val="22"/>
        </w:rPr>
        <w:t>del</w:t>
      </w:r>
      <w:r w:rsidR="00D61CAB">
        <w:rPr>
          <w:sz w:val="22"/>
          <w:szCs w:val="22"/>
        </w:rPr>
        <w:t xml:space="preserve"> láser de bombeo, la longitud de la fibra, el tipo de fibra, etc</w:t>
      </w:r>
      <w:r w:rsidRPr="005F468F" w:rsidR="005F468F">
        <w:rPr>
          <w:sz w:val="22"/>
          <w:szCs w:val="22"/>
        </w:rPr>
        <w:t>.</w:t>
      </w:r>
    </w:p>
    <w:p w:rsidRPr="00A03618" w:rsidR="00DA5DDF" w:rsidP="00EB1BA1" w:rsidRDefault="00DA5DDF" w14:paraId="5C82799C" w14:textId="3BDE5AD5">
      <w:pPr>
        <w:numPr>
          <w:ilvl w:val="0"/>
          <w:numId w:val="9"/>
        </w:numPr>
        <w:jc w:val="both"/>
        <w:rPr>
          <w:sz w:val="22"/>
          <w:szCs w:val="22"/>
        </w:rPr>
      </w:pPr>
      <w:r>
        <w:rPr>
          <w:sz w:val="22"/>
          <w:szCs w:val="22"/>
        </w:rPr>
        <w:t xml:space="preserve">Para la topología estrella el uso de un multiplexor y demultiplexor WDM fue de gran utilidad trabajando a una longitud de onda típica de 1500 [nm] utilizando fibra de erbio dopada de 5 [m] para una tasa de 10 [Gbps] lo cual se tuvo que optimizar </w:t>
      </w:r>
      <w:r w:rsidR="005A7F81">
        <w:rPr>
          <w:sz w:val="22"/>
          <w:szCs w:val="22"/>
        </w:rPr>
        <w:t>alcanzando un máximo de 6 [Gbps] esto debido a las características de la fibra las cuales no fueron cambiadas</w:t>
      </w:r>
      <w:r w:rsidR="007D642C">
        <w:rPr>
          <w:sz w:val="22"/>
          <w:szCs w:val="22"/>
        </w:rPr>
        <w:t>,</w:t>
      </w:r>
      <w:r w:rsidR="005A7F81">
        <w:rPr>
          <w:sz w:val="22"/>
          <w:szCs w:val="22"/>
        </w:rPr>
        <w:t xml:space="preserve"> sino que se decide mejorar los parámetros de los equipos de transmisión y láser para alcanzar señales de mejor calidad en recepción.</w:t>
      </w:r>
    </w:p>
    <w:p w:rsidRPr="00A03618" w:rsidR="00F54BFB" w:rsidP="00F54BFB" w:rsidRDefault="00F54BFB" w14:paraId="1334BC90" w14:textId="77777777">
      <w:pPr>
        <w:ind w:left="360"/>
        <w:jc w:val="both"/>
        <w:rPr>
          <w:sz w:val="22"/>
          <w:szCs w:val="22"/>
        </w:rPr>
      </w:pPr>
    </w:p>
    <w:p w:rsidRPr="00A03618" w:rsidR="00F54BFB" w:rsidP="00F54BFB" w:rsidRDefault="00F54BFB" w14:paraId="6932AB63" w14:textId="77777777">
      <w:pPr>
        <w:pStyle w:val="ursititulo1"/>
        <w:numPr>
          <w:ilvl w:val="0"/>
          <w:numId w:val="4"/>
        </w:numPr>
        <w:tabs>
          <w:tab w:val="clear" w:pos="360"/>
          <w:tab w:val="num" w:pos="284"/>
        </w:tabs>
        <w:ind w:left="227" w:hanging="227"/>
        <w:rPr>
          <w:sz w:val="22"/>
          <w:szCs w:val="22"/>
          <w:lang w:val="es-EC"/>
        </w:rPr>
      </w:pPr>
      <w:r w:rsidRPr="00A03618">
        <w:rPr>
          <w:sz w:val="22"/>
          <w:szCs w:val="22"/>
          <w:lang w:val="es-EC"/>
        </w:rPr>
        <w:t>recomendaciones</w:t>
      </w:r>
    </w:p>
    <w:p w:rsidRPr="00A03618" w:rsidR="00F54BFB" w:rsidP="00F54BFB" w:rsidRDefault="00F54BFB" w14:paraId="57E5F551" w14:textId="77777777">
      <w:pPr>
        <w:rPr>
          <w:sz w:val="22"/>
          <w:szCs w:val="22"/>
          <w:lang w:eastAsia="en-US"/>
        </w:rPr>
      </w:pPr>
    </w:p>
    <w:p w:rsidRPr="00A03618" w:rsidR="00F54BFB" w:rsidP="00F54BFB" w:rsidRDefault="00F54BFB" w14:paraId="2C010409" w14:textId="77777777">
      <w:pPr>
        <w:ind w:firstLine="142"/>
        <w:rPr>
          <w:sz w:val="22"/>
          <w:szCs w:val="22"/>
          <w:lang w:eastAsia="en-US"/>
        </w:rPr>
      </w:pPr>
      <w:r w:rsidRPr="00A03618">
        <w:rPr>
          <w:sz w:val="22"/>
          <w:szCs w:val="22"/>
          <w:lang w:eastAsia="en-US"/>
        </w:rPr>
        <w:t>Ronaldo Almachi</w:t>
      </w:r>
    </w:p>
    <w:p w:rsidR="00804DBE" w:rsidP="00804DBE" w:rsidRDefault="000A6C6F" w14:paraId="22C87614" w14:textId="7BEAAB8D">
      <w:pPr>
        <w:numPr>
          <w:ilvl w:val="0"/>
          <w:numId w:val="10"/>
        </w:numPr>
        <w:jc w:val="both"/>
        <w:rPr>
          <w:sz w:val="22"/>
          <w:szCs w:val="22"/>
        </w:rPr>
      </w:pPr>
      <w:r>
        <w:rPr>
          <w:sz w:val="22"/>
          <w:szCs w:val="22"/>
        </w:rPr>
        <w:t>Cuando configuramos la red tipo anillo el bloque “</w:t>
      </w:r>
      <w:proofErr w:type="spellStart"/>
      <w:r>
        <w:rPr>
          <w:sz w:val="22"/>
          <w:szCs w:val="22"/>
        </w:rPr>
        <w:t>Optical</w:t>
      </w:r>
      <w:proofErr w:type="spellEnd"/>
      <w:r>
        <w:rPr>
          <w:sz w:val="22"/>
          <w:szCs w:val="22"/>
        </w:rPr>
        <w:t xml:space="preserve"> Ring </w:t>
      </w:r>
      <w:proofErr w:type="spellStart"/>
      <w:r>
        <w:rPr>
          <w:sz w:val="22"/>
          <w:szCs w:val="22"/>
        </w:rPr>
        <w:t>Controller</w:t>
      </w:r>
      <w:proofErr w:type="spellEnd"/>
      <w:r>
        <w:rPr>
          <w:sz w:val="22"/>
          <w:szCs w:val="22"/>
        </w:rPr>
        <w:t>”, debe estar en 1</w:t>
      </w:r>
    </w:p>
    <w:p w:rsidRPr="00804DBE" w:rsidR="000A6C6F" w:rsidP="00804DBE" w:rsidRDefault="0079200A" w14:paraId="13704974" w14:textId="355765CB">
      <w:pPr>
        <w:numPr>
          <w:ilvl w:val="0"/>
          <w:numId w:val="10"/>
        </w:numPr>
        <w:jc w:val="both"/>
        <w:rPr>
          <w:sz w:val="22"/>
          <w:szCs w:val="22"/>
        </w:rPr>
      </w:pPr>
      <w:r>
        <w:rPr>
          <w:sz w:val="22"/>
          <w:szCs w:val="22"/>
        </w:rPr>
        <w:t xml:space="preserve">La </w:t>
      </w:r>
      <w:r w:rsidR="0060409E">
        <w:rPr>
          <w:sz w:val="22"/>
          <w:szCs w:val="22"/>
        </w:rPr>
        <w:t xml:space="preserve">pruebas de funcionamiento en la red tipo anillo se debe hacer </w:t>
      </w:r>
      <w:r w:rsidR="009A349B">
        <w:rPr>
          <w:sz w:val="22"/>
          <w:szCs w:val="22"/>
        </w:rPr>
        <w:t xml:space="preserve">en los </w:t>
      </w:r>
      <w:r w:rsidR="00FE5D29">
        <w:rPr>
          <w:sz w:val="22"/>
          <w:szCs w:val="22"/>
        </w:rPr>
        <w:t xml:space="preserve">equipos intermedios, puesto que los equipos que unen </w:t>
      </w:r>
      <w:r w:rsidR="00B30351">
        <w:rPr>
          <w:sz w:val="22"/>
          <w:szCs w:val="22"/>
        </w:rPr>
        <w:t xml:space="preserve">los externos presentan algunos problemas de simulación. </w:t>
      </w:r>
    </w:p>
    <w:p w:rsidRPr="00A03618" w:rsidR="00F54BFB" w:rsidP="00F54BFB" w:rsidRDefault="00F54BFB" w14:paraId="38D7728B" w14:textId="77777777">
      <w:pPr>
        <w:ind w:firstLine="142"/>
        <w:rPr>
          <w:sz w:val="22"/>
          <w:szCs w:val="22"/>
          <w:lang w:eastAsia="en-US"/>
        </w:rPr>
      </w:pPr>
    </w:p>
    <w:p w:rsidRPr="00A03618" w:rsidR="00F54BFB" w:rsidP="00F54BFB" w:rsidRDefault="00F54BFB" w14:paraId="3C5207A0" w14:textId="77777777">
      <w:pPr>
        <w:ind w:firstLine="142"/>
        <w:rPr>
          <w:sz w:val="22"/>
          <w:szCs w:val="22"/>
          <w:lang w:eastAsia="en-US"/>
        </w:rPr>
      </w:pPr>
      <w:r w:rsidRPr="00A03618">
        <w:rPr>
          <w:sz w:val="22"/>
          <w:szCs w:val="22"/>
          <w:lang w:eastAsia="en-US"/>
        </w:rPr>
        <w:t>Francisco Salazar</w:t>
      </w:r>
    </w:p>
    <w:p w:rsidR="007D642C" w:rsidP="00A96340" w:rsidRDefault="007D642C" w14:paraId="4C2B70B4" w14:textId="6EAA81F6">
      <w:pPr>
        <w:numPr>
          <w:ilvl w:val="0"/>
          <w:numId w:val="11"/>
        </w:numPr>
        <w:jc w:val="both"/>
        <w:rPr>
          <w:sz w:val="22"/>
          <w:szCs w:val="22"/>
        </w:rPr>
      </w:pPr>
      <w:r>
        <w:rPr>
          <w:sz w:val="22"/>
          <w:szCs w:val="22"/>
        </w:rPr>
        <w:t xml:space="preserve">Probar las simulaciones con diferentes tasas de transmisión de datos dentro del rango de los equipos y fibra que se pueda trabajar para evitar muchos resultados </w:t>
      </w:r>
      <w:r w:rsidR="00642F2F">
        <w:rPr>
          <w:sz w:val="22"/>
          <w:szCs w:val="22"/>
        </w:rPr>
        <w:t>erróneos</w:t>
      </w:r>
      <w:r w:rsidR="00AF431C">
        <w:rPr>
          <w:sz w:val="22"/>
          <w:szCs w:val="22"/>
        </w:rPr>
        <w:t>.</w:t>
      </w:r>
    </w:p>
    <w:p w:rsidRPr="00A96340" w:rsidR="00741FE7" w:rsidP="00A96340" w:rsidRDefault="00642F2F" w14:paraId="15D6E079" w14:textId="46A0E343">
      <w:pPr>
        <w:numPr>
          <w:ilvl w:val="0"/>
          <w:numId w:val="11"/>
        </w:numPr>
        <w:jc w:val="both"/>
        <w:rPr>
          <w:sz w:val="22"/>
          <w:szCs w:val="22"/>
        </w:rPr>
      </w:pPr>
      <w:r>
        <w:rPr>
          <w:sz w:val="22"/>
          <w:szCs w:val="22"/>
        </w:rPr>
        <w:t>Configurar la mayor cantidad de parámetros para conseguir elementos más reales.</w:t>
      </w:r>
      <w:r w:rsidR="008313EC">
        <w:rPr>
          <w:sz w:val="22"/>
          <w:szCs w:val="22"/>
        </w:rPr>
        <w:t xml:space="preserve"> </w:t>
      </w:r>
    </w:p>
    <w:p w:rsidRPr="00A03618" w:rsidR="006A3F90" w:rsidP="00955AF4" w:rsidRDefault="00737C92" w14:paraId="70FBF6DE" w14:textId="31B8AA2B">
      <w:pPr>
        <w:pStyle w:val="ursititulo1"/>
        <w:numPr>
          <w:ilvl w:val="0"/>
          <w:numId w:val="4"/>
        </w:numPr>
        <w:tabs>
          <w:tab w:val="clear" w:pos="360"/>
          <w:tab w:val="num" w:pos="284"/>
        </w:tabs>
        <w:rPr>
          <w:sz w:val="22"/>
          <w:szCs w:val="22"/>
          <w:lang w:val="es-EC"/>
        </w:rPr>
      </w:pPr>
      <w:r w:rsidRPr="00A03618">
        <w:rPr>
          <w:sz w:val="22"/>
          <w:szCs w:val="22"/>
          <w:lang w:val="es-EC"/>
        </w:rPr>
        <w:t>re</w:t>
      </w:r>
      <w:r w:rsidR="00A96340">
        <w:rPr>
          <w:sz w:val="22"/>
          <w:szCs w:val="22"/>
          <w:lang w:val="es-EC"/>
        </w:rPr>
        <w:t>fe</w:t>
      </w:r>
      <w:r w:rsidRPr="00A03618">
        <w:rPr>
          <w:sz w:val="22"/>
          <w:szCs w:val="22"/>
          <w:lang w:val="es-EC"/>
        </w:rPr>
        <w:t>rencias</w:t>
      </w:r>
    </w:p>
    <w:p w:rsidRPr="00A03618" w:rsidR="006C555C" w:rsidRDefault="006C555C" w14:paraId="1DC59419" w14:textId="77777777">
      <w:pPr>
        <w:rPr>
          <w:sz w:val="20"/>
          <w:szCs w:val="20"/>
          <w:lang w:eastAsia="es-EC"/>
        </w:rPr>
      </w:pPr>
    </w:p>
    <w:p w:rsidRPr="00927B65" w:rsidR="00927B65" w:rsidP="00927B65" w:rsidRDefault="00927B65" w14:paraId="758BBD65" w14:textId="77777777">
      <w:pPr>
        <w:pStyle w:val="Bibliography"/>
        <w:rPr>
          <w:sz w:val="22"/>
        </w:rPr>
      </w:pPr>
      <w:r>
        <w:rPr>
          <w:sz w:val="22"/>
          <w:szCs w:val="22"/>
          <w:lang w:eastAsia="en-US"/>
        </w:rPr>
        <w:fldChar w:fldCharType="begin"/>
      </w:r>
      <w:r>
        <w:rPr>
          <w:sz w:val="22"/>
          <w:szCs w:val="22"/>
          <w:lang w:eastAsia="en-US"/>
        </w:rPr>
        <w:instrText xml:space="preserve"> ADDIN ZOTERO_BIBL {"uncited":[],"omitted":[],"custom":[]} CSL_BIBLIOGRAPHY </w:instrText>
      </w:r>
      <w:r>
        <w:rPr>
          <w:sz w:val="22"/>
          <w:szCs w:val="22"/>
          <w:lang w:eastAsia="en-US"/>
        </w:rPr>
        <w:fldChar w:fldCharType="separate"/>
      </w:r>
      <w:r w:rsidRPr="00927B65">
        <w:rPr>
          <w:sz w:val="22"/>
        </w:rPr>
        <w:t>[1]</w:t>
      </w:r>
      <w:r w:rsidRPr="00927B65">
        <w:rPr>
          <w:sz w:val="22"/>
        </w:rPr>
        <w:tab/>
      </w:r>
      <w:r w:rsidRPr="00927B65">
        <w:rPr>
          <w:sz w:val="22"/>
        </w:rPr>
        <w:t xml:space="preserve">“Redes de Fibra Óptica: todo lo que necesitas saber | Aula21”, </w:t>
      </w:r>
      <w:r w:rsidRPr="00927B65">
        <w:rPr>
          <w:i/>
          <w:iCs/>
          <w:sz w:val="22"/>
        </w:rPr>
        <w:t>aula21 | Formación para la Industria</w:t>
      </w:r>
      <w:r w:rsidRPr="00927B65">
        <w:rPr>
          <w:sz w:val="22"/>
        </w:rPr>
        <w:t>, ago. 05, 2019. http://www.cursosaula21.com/que-son-las-redes-de-fibra-optica/ (consultado jul. 11, 2021).</w:t>
      </w:r>
    </w:p>
    <w:p w:rsidRPr="00A03618" w:rsidR="00D83CBE" w:rsidP="00BD3A91" w:rsidRDefault="00927B65" w14:paraId="1FBBB9AB" w14:textId="4C90C015">
      <w:pPr>
        <w:jc w:val="both"/>
        <w:rPr>
          <w:sz w:val="22"/>
          <w:szCs w:val="22"/>
          <w:lang w:eastAsia="en-US"/>
        </w:rPr>
      </w:pPr>
      <w:r>
        <w:rPr>
          <w:sz w:val="22"/>
          <w:szCs w:val="22"/>
          <w:lang w:eastAsia="en-US"/>
        </w:rPr>
        <w:fldChar w:fldCharType="end"/>
      </w:r>
    </w:p>
    <w:sectPr w:rsidRPr="00A03618" w:rsidR="00D83CBE" w:rsidSect="00006224">
      <w:type w:val="continuous"/>
      <w:pgSz w:w="12240" w:h="15840" w:orient="portrait"/>
      <w:pgMar w:top="1418" w:right="1134" w:bottom="1134" w:left="1418" w:header="567" w:footer="567" w:gutter="0"/>
      <w:cols w:space="567"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1914" w:rsidRDefault="00021914" w14:paraId="2B1FA7F0" w14:textId="77777777">
      <w:r>
        <w:separator/>
      </w:r>
    </w:p>
  </w:endnote>
  <w:endnote w:type="continuationSeparator" w:id="0">
    <w:p w:rsidR="00021914" w:rsidRDefault="00021914" w14:paraId="0B292A6C" w14:textId="77777777">
      <w:r>
        <w:continuationSeparator/>
      </w:r>
    </w:p>
  </w:endnote>
  <w:endnote w:type="continuationNotice" w:id="1">
    <w:p w:rsidR="00A37932" w:rsidRDefault="00A37932" w14:paraId="3A04FD1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acer">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F5546A" w:rsidRDefault="00F5546A" w14:paraId="60F5B2EB" w14:textId="76CED4FC">
    <w:pPr>
      <w:pStyle w:val="Footer"/>
    </w:pPr>
    <w:r>
      <w:rPr>
        <w:rFonts w:ascii="Racer" w:hAnsi="Racer"/>
        <w:noProof/>
        <w:sz w:val="20"/>
      </w:rPr>
      <mc:AlternateContent>
        <mc:Choice Requires="wps">
          <w:drawing>
            <wp:anchor distT="0" distB="0" distL="114300" distR="114300" simplePos="0" relativeHeight="251658240" behindDoc="0" locked="0" layoutInCell="1" allowOverlap="1" wp14:anchorId="48E1087C" wp14:editId="330C380B">
              <wp:simplePos x="0" y="0"/>
              <wp:positionH relativeFrom="column">
                <wp:posOffset>0</wp:posOffset>
              </wp:positionH>
              <wp:positionV relativeFrom="paragraph">
                <wp:posOffset>90805</wp:posOffset>
              </wp:positionV>
              <wp:extent cx="6172200" cy="0"/>
              <wp:effectExtent l="19050" t="24130" r="19050" b="2349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20014F6">
            <v:line id="Line 3"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3pt" from="0,7.15pt" to="486pt,7.15pt" w14:anchorId="5599BF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">
              <v:stroke linestyle="thickThin"/>
            </v:line>
          </w:pict>
        </mc:Fallback>
      </mc:AlternateContent>
    </w:r>
    <w:r>
      <w:tab/>
    </w:r>
  </w:p>
  <w:p w:rsidR="00F5546A" w:rsidRDefault="00F5546A" w14:paraId="4CDDDA88" w14:textId="77777777">
    <w:pPr>
      <w:pStyle w:val="Footer"/>
      <w:jc w:val="center"/>
    </w:pPr>
    <w:r>
      <w:rPr>
        <w:rFonts w:ascii="Racer" w:hAnsi="Racer"/>
        <w:sz w:val="20"/>
      </w:rPr>
      <w:fldChar w:fldCharType="begin"/>
    </w:r>
    <w:r>
      <w:rPr>
        <w:rFonts w:ascii="Racer" w:hAnsi="Racer"/>
        <w:sz w:val="20"/>
      </w:rPr>
      <w:instrText xml:space="preserve"> PAGE </w:instrText>
    </w:r>
    <w:r>
      <w:rPr>
        <w:rFonts w:ascii="Racer" w:hAnsi="Racer"/>
        <w:sz w:val="20"/>
      </w:rPr>
      <w:fldChar w:fldCharType="separate"/>
    </w:r>
    <w:r>
      <w:rPr>
        <w:rFonts w:ascii="Racer" w:hAnsi="Racer"/>
        <w:noProof/>
        <w:sz w:val="20"/>
      </w:rPr>
      <w:t>4</w:t>
    </w:r>
    <w:r>
      <w:rPr>
        <w:rFonts w:ascii="Racer" w:hAnsi="Rac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1914" w:rsidRDefault="00021914" w14:paraId="62146A9E" w14:textId="77777777">
      <w:r>
        <w:separator/>
      </w:r>
    </w:p>
  </w:footnote>
  <w:footnote w:type="continuationSeparator" w:id="0">
    <w:p w:rsidR="00021914" w:rsidRDefault="00021914" w14:paraId="10BEF787" w14:textId="77777777">
      <w:r>
        <w:continuationSeparator/>
      </w:r>
    </w:p>
  </w:footnote>
  <w:footnote w:type="continuationNotice" w:id="1">
    <w:p w:rsidR="00A37932" w:rsidRDefault="00A37932" w14:paraId="48849926"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6101E62"/>
    <w:lvl w:ilvl="0">
      <w:start w:val="1"/>
      <w:numFmt w:val="upperRoman"/>
      <w:lvlText w:val="%1."/>
      <w:lvlJc w:val="left"/>
      <w:pPr>
        <w:tabs>
          <w:tab w:val="num" w:pos="360"/>
        </w:tabs>
        <w:ind w:left="0" w:firstLine="0"/>
      </w:pPr>
      <w:rPr>
        <w:rFonts w:hint="default"/>
        <w:b/>
        <w:i w:val="0"/>
      </w:rPr>
    </w:lvl>
    <w:lvl w:ilvl="1">
      <w:start w:val="1"/>
      <w:numFmt w:val="upperLetter"/>
      <w:lvlText w:val="%2. "/>
      <w:lvlJc w:val="left"/>
      <w:pPr>
        <w:tabs>
          <w:tab w:val="num" w:pos="284"/>
        </w:tabs>
        <w:ind w:left="0" w:firstLine="0"/>
      </w:pPr>
      <w:rPr>
        <w:rFonts w:hint="default"/>
        <w:b w:val="0"/>
        <w:i/>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11FD5BA5"/>
    <w:multiLevelType w:val="hybridMultilevel"/>
    <w:tmpl w:val="1E0AEEA8"/>
    <w:lvl w:ilvl="0" w:tplc="080A0001">
      <w:start w:val="1"/>
      <w:numFmt w:val="bullet"/>
      <w:lvlText w:val=""/>
      <w:lvlJc w:val="left"/>
      <w:pPr>
        <w:ind w:left="1004" w:hanging="360"/>
      </w:pPr>
      <w:rPr>
        <w:rFonts w:hint="default" w:ascii="Symbol" w:hAnsi="Symbol"/>
      </w:rPr>
    </w:lvl>
    <w:lvl w:ilvl="1" w:tplc="080A0003">
      <w:start w:val="1"/>
      <w:numFmt w:val="bullet"/>
      <w:lvlText w:val="o"/>
      <w:lvlJc w:val="left"/>
      <w:pPr>
        <w:ind w:left="1724" w:hanging="360"/>
      </w:pPr>
      <w:rPr>
        <w:rFonts w:hint="default" w:ascii="Courier New" w:hAnsi="Courier New" w:cs="Courier New"/>
      </w:rPr>
    </w:lvl>
    <w:lvl w:ilvl="2" w:tplc="080A0005" w:tentative="1">
      <w:start w:val="1"/>
      <w:numFmt w:val="bullet"/>
      <w:lvlText w:val=""/>
      <w:lvlJc w:val="left"/>
      <w:pPr>
        <w:ind w:left="2444" w:hanging="360"/>
      </w:pPr>
      <w:rPr>
        <w:rFonts w:hint="default" w:ascii="Wingdings" w:hAnsi="Wingdings"/>
      </w:rPr>
    </w:lvl>
    <w:lvl w:ilvl="3" w:tplc="080A0001" w:tentative="1">
      <w:start w:val="1"/>
      <w:numFmt w:val="bullet"/>
      <w:lvlText w:val=""/>
      <w:lvlJc w:val="left"/>
      <w:pPr>
        <w:ind w:left="3164" w:hanging="360"/>
      </w:pPr>
      <w:rPr>
        <w:rFonts w:hint="default" w:ascii="Symbol" w:hAnsi="Symbol"/>
      </w:rPr>
    </w:lvl>
    <w:lvl w:ilvl="4" w:tplc="080A0003" w:tentative="1">
      <w:start w:val="1"/>
      <w:numFmt w:val="bullet"/>
      <w:lvlText w:val="o"/>
      <w:lvlJc w:val="left"/>
      <w:pPr>
        <w:ind w:left="3884" w:hanging="360"/>
      </w:pPr>
      <w:rPr>
        <w:rFonts w:hint="default" w:ascii="Courier New" w:hAnsi="Courier New" w:cs="Courier New"/>
      </w:rPr>
    </w:lvl>
    <w:lvl w:ilvl="5" w:tplc="080A0005" w:tentative="1">
      <w:start w:val="1"/>
      <w:numFmt w:val="bullet"/>
      <w:lvlText w:val=""/>
      <w:lvlJc w:val="left"/>
      <w:pPr>
        <w:ind w:left="4604" w:hanging="360"/>
      </w:pPr>
      <w:rPr>
        <w:rFonts w:hint="default" w:ascii="Wingdings" w:hAnsi="Wingdings"/>
      </w:rPr>
    </w:lvl>
    <w:lvl w:ilvl="6" w:tplc="080A0001" w:tentative="1">
      <w:start w:val="1"/>
      <w:numFmt w:val="bullet"/>
      <w:lvlText w:val=""/>
      <w:lvlJc w:val="left"/>
      <w:pPr>
        <w:ind w:left="5324" w:hanging="360"/>
      </w:pPr>
      <w:rPr>
        <w:rFonts w:hint="default" w:ascii="Symbol" w:hAnsi="Symbol"/>
      </w:rPr>
    </w:lvl>
    <w:lvl w:ilvl="7" w:tplc="080A0003" w:tentative="1">
      <w:start w:val="1"/>
      <w:numFmt w:val="bullet"/>
      <w:lvlText w:val="o"/>
      <w:lvlJc w:val="left"/>
      <w:pPr>
        <w:ind w:left="6044" w:hanging="360"/>
      </w:pPr>
      <w:rPr>
        <w:rFonts w:hint="default" w:ascii="Courier New" w:hAnsi="Courier New" w:cs="Courier New"/>
      </w:rPr>
    </w:lvl>
    <w:lvl w:ilvl="8" w:tplc="080A0005" w:tentative="1">
      <w:start w:val="1"/>
      <w:numFmt w:val="bullet"/>
      <w:lvlText w:val=""/>
      <w:lvlJc w:val="left"/>
      <w:pPr>
        <w:ind w:left="6764" w:hanging="360"/>
      </w:pPr>
      <w:rPr>
        <w:rFonts w:hint="default" w:ascii="Wingdings" w:hAnsi="Wingdings"/>
      </w:rPr>
    </w:lvl>
  </w:abstractNum>
  <w:abstractNum w:abstractNumId="2" w15:restartNumberingAfterBreak="0">
    <w:nsid w:val="17CF1376"/>
    <w:multiLevelType w:val="hybridMultilevel"/>
    <w:tmpl w:val="2F2E876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7D20CC7"/>
    <w:multiLevelType w:val="hybridMultilevel"/>
    <w:tmpl w:val="2F2E876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14E73B3"/>
    <w:multiLevelType w:val="hybridMultilevel"/>
    <w:tmpl w:val="2F2E876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C5D144B"/>
    <w:multiLevelType w:val="hybridMultilevel"/>
    <w:tmpl w:val="7996F9BC"/>
    <w:lvl w:ilvl="0" w:tplc="0C0A000F">
      <w:start w:val="1"/>
      <w:numFmt w:val="decimal"/>
      <w:lvlText w:val="%1."/>
      <w:lvlJc w:val="left"/>
      <w:pPr>
        <w:tabs>
          <w:tab w:val="num" w:pos="360"/>
        </w:tabs>
        <w:ind w:left="360" w:hanging="360"/>
      </w:pPr>
    </w:lvl>
    <w:lvl w:ilvl="1" w:tplc="0C0A0019">
      <w:start w:val="1"/>
      <w:numFmt w:val="lowerLetter"/>
      <w:pStyle w:val="URSISeccion"/>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15:restartNumberingAfterBreak="0">
    <w:nsid w:val="2E5E1A50"/>
    <w:multiLevelType w:val="hybridMultilevel"/>
    <w:tmpl w:val="4670A338"/>
    <w:lvl w:ilvl="0" w:tplc="300A0001">
      <w:start w:val="1"/>
      <w:numFmt w:val="bullet"/>
      <w:lvlText w:val=""/>
      <w:lvlJc w:val="left"/>
      <w:pPr>
        <w:ind w:left="1004" w:hanging="360"/>
      </w:pPr>
      <w:rPr>
        <w:rFonts w:hint="default" w:ascii="Symbol" w:hAnsi="Symbol"/>
      </w:rPr>
    </w:lvl>
    <w:lvl w:ilvl="1" w:tplc="300A0003" w:tentative="1">
      <w:start w:val="1"/>
      <w:numFmt w:val="bullet"/>
      <w:lvlText w:val="o"/>
      <w:lvlJc w:val="left"/>
      <w:pPr>
        <w:ind w:left="1724" w:hanging="360"/>
      </w:pPr>
      <w:rPr>
        <w:rFonts w:hint="default" w:ascii="Courier New" w:hAnsi="Courier New" w:cs="Courier New"/>
      </w:rPr>
    </w:lvl>
    <w:lvl w:ilvl="2" w:tplc="300A0005" w:tentative="1">
      <w:start w:val="1"/>
      <w:numFmt w:val="bullet"/>
      <w:lvlText w:val=""/>
      <w:lvlJc w:val="left"/>
      <w:pPr>
        <w:ind w:left="2444" w:hanging="360"/>
      </w:pPr>
      <w:rPr>
        <w:rFonts w:hint="default" w:ascii="Wingdings" w:hAnsi="Wingdings"/>
      </w:rPr>
    </w:lvl>
    <w:lvl w:ilvl="3" w:tplc="300A0001" w:tentative="1">
      <w:start w:val="1"/>
      <w:numFmt w:val="bullet"/>
      <w:lvlText w:val=""/>
      <w:lvlJc w:val="left"/>
      <w:pPr>
        <w:ind w:left="3164" w:hanging="360"/>
      </w:pPr>
      <w:rPr>
        <w:rFonts w:hint="default" w:ascii="Symbol" w:hAnsi="Symbol"/>
      </w:rPr>
    </w:lvl>
    <w:lvl w:ilvl="4" w:tplc="300A0003" w:tentative="1">
      <w:start w:val="1"/>
      <w:numFmt w:val="bullet"/>
      <w:lvlText w:val="o"/>
      <w:lvlJc w:val="left"/>
      <w:pPr>
        <w:ind w:left="3884" w:hanging="360"/>
      </w:pPr>
      <w:rPr>
        <w:rFonts w:hint="default" w:ascii="Courier New" w:hAnsi="Courier New" w:cs="Courier New"/>
      </w:rPr>
    </w:lvl>
    <w:lvl w:ilvl="5" w:tplc="300A0005" w:tentative="1">
      <w:start w:val="1"/>
      <w:numFmt w:val="bullet"/>
      <w:lvlText w:val=""/>
      <w:lvlJc w:val="left"/>
      <w:pPr>
        <w:ind w:left="4604" w:hanging="360"/>
      </w:pPr>
      <w:rPr>
        <w:rFonts w:hint="default" w:ascii="Wingdings" w:hAnsi="Wingdings"/>
      </w:rPr>
    </w:lvl>
    <w:lvl w:ilvl="6" w:tplc="300A0001" w:tentative="1">
      <w:start w:val="1"/>
      <w:numFmt w:val="bullet"/>
      <w:lvlText w:val=""/>
      <w:lvlJc w:val="left"/>
      <w:pPr>
        <w:ind w:left="5324" w:hanging="360"/>
      </w:pPr>
      <w:rPr>
        <w:rFonts w:hint="default" w:ascii="Symbol" w:hAnsi="Symbol"/>
      </w:rPr>
    </w:lvl>
    <w:lvl w:ilvl="7" w:tplc="300A0003" w:tentative="1">
      <w:start w:val="1"/>
      <w:numFmt w:val="bullet"/>
      <w:lvlText w:val="o"/>
      <w:lvlJc w:val="left"/>
      <w:pPr>
        <w:ind w:left="6044" w:hanging="360"/>
      </w:pPr>
      <w:rPr>
        <w:rFonts w:hint="default" w:ascii="Courier New" w:hAnsi="Courier New" w:cs="Courier New"/>
      </w:rPr>
    </w:lvl>
    <w:lvl w:ilvl="8" w:tplc="300A0005" w:tentative="1">
      <w:start w:val="1"/>
      <w:numFmt w:val="bullet"/>
      <w:lvlText w:val=""/>
      <w:lvlJc w:val="left"/>
      <w:pPr>
        <w:ind w:left="6764" w:hanging="360"/>
      </w:pPr>
      <w:rPr>
        <w:rFonts w:hint="default" w:ascii="Wingdings" w:hAnsi="Wingdings"/>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C7A5884"/>
    <w:multiLevelType w:val="hybridMultilevel"/>
    <w:tmpl w:val="149E66DA"/>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44DD05FA"/>
    <w:multiLevelType w:val="multilevel"/>
    <w:tmpl w:val="D5B64A12"/>
    <w:lvl w:ilvl="0">
      <w:start w:val="1"/>
      <w:numFmt w:val="decimal"/>
      <w:pStyle w:val="Heading1"/>
      <w:suff w:val="space"/>
      <w:lvlText w:val="%1"/>
      <w:lvlJc w:val="left"/>
      <w:pPr>
        <w:ind w:left="227" w:hanging="227"/>
      </w:pPr>
      <w:rPr>
        <w:rFonts w:hint="default" w:ascii="Arial" w:hAnsi="Arial"/>
        <w:b/>
        <w:i w:val="0"/>
        <w:sz w:val="24"/>
      </w:rPr>
    </w:lvl>
    <w:lvl w:ilvl="1">
      <w:start w:val="1"/>
      <w:numFmt w:val="decimal"/>
      <w:pStyle w:val="Heading2"/>
      <w:suff w:val="space"/>
      <w:lvlText w:val="%1.%2"/>
      <w:lvlJc w:val="left"/>
      <w:pPr>
        <w:ind w:left="227" w:hanging="227"/>
      </w:pPr>
      <w:rPr>
        <w:rFonts w:hint="default" w:ascii="Arial" w:hAnsi="Arial"/>
        <w:b/>
        <w:i w:val="0"/>
        <w:sz w:val="22"/>
      </w:rPr>
    </w:lvl>
    <w:lvl w:ilvl="2">
      <w:start w:val="1"/>
      <w:numFmt w:val="decimal"/>
      <w:pStyle w:val="Heading3"/>
      <w:suff w:val="space"/>
      <w:lvlText w:val="%1.%2.%3"/>
      <w:lvlJc w:val="left"/>
      <w:pPr>
        <w:ind w:left="227" w:hanging="227"/>
      </w:pPr>
      <w:rPr>
        <w:rFonts w:hint="default" w:ascii="Arial" w:hAnsi="Arial"/>
        <w:b/>
        <w:i w:val="0"/>
        <w:sz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50300490"/>
    <w:multiLevelType w:val="hybridMultilevel"/>
    <w:tmpl w:val="2F2E876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58C308AC"/>
    <w:multiLevelType w:val="hybridMultilevel"/>
    <w:tmpl w:val="149E66DA"/>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7DFE5784"/>
    <w:multiLevelType w:val="hybridMultilevel"/>
    <w:tmpl w:val="4D6A297A"/>
    <w:lvl w:ilvl="0" w:tplc="300A0015">
      <w:start w:val="1"/>
      <w:numFmt w:val="upperLetter"/>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0"/>
  </w:num>
  <w:num w:numId="5">
    <w:abstractNumId w:val="1"/>
  </w:num>
  <w:num w:numId="6">
    <w:abstractNumId w:val="12"/>
  </w:num>
  <w:num w:numId="7">
    <w:abstractNumId w:val="6"/>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3"/>
  </w:num>
  <w:num w:numId="12">
    <w:abstractNumId w:val="8"/>
  </w:num>
  <w:num w:numId="13">
    <w:abstractNumId w:val="11"/>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425"/>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7D"/>
    <w:rsid w:val="00000022"/>
    <w:rsid w:val="00001E61"/>
    <w:rsid w:val="00002BB7"/>
    <w:rsid w:val="00004047"/>
    <w:rsid w:val="00006224"/>
    <w:rsid w:val="00006C74"/>
    <w:rsid w:val="0000792B"/>
    <w:rsid w:val="00007A07"/>
    <w:rsid w:val="00011D68"/>
    <w:rsid w:val="00012ADC"/>
    <w:rsid w:val="00014898"/>
    <w:rsid w:val="00015787"/>
    <w:rsid w:val="00015C9E"/>
    <w:rsid w:val="000160EA"/>
    <w:rsid w:val="00017861"/>
    <w:rsid w:val="0002112D"/>
    <w:rsid w:val="000211BB"/>
    <w:rsid w:val="00021914"/>
    <w:rsid w:val="00027AE2"/>
    <w:rsid w:val="00027C95"/>
    <w:rsid w:val="0003070F"/>
    <w:rsid w:val="00031A3A"/>
    <w:rsid w:val="000348BF"/>
    <w:rsid w:val="0003688D"/>
    <w:rsid w:val="00041148"/>
    <w:rsid w:val="000418E2"/>
    <w:rsid w:val="00041CBC"/>
    <w:rsid w:val="00041DD2"/>
    <w:rsid w:val="000439FB"/>
    <w:rsid w:val="00044406"/>
    <w:rsid w:val="00044FB0"/>
    <w:rsid w:val="00045A13"/>
    <w:rsid w:val="00046212"/>
    <w:rsid w:val="00046F07"/>
    <w:rsid w:val="00052B90"/>
    <w:rsid w:val="00054FDF"/>
    <w:rsid w:val="00057553"/>
    <w:rsid w:val="0005792B"/>
    <w:rsid w:val="00061994"/>
    <w:rsid w:val="00061EE8"/>
    <w:rsid w:val="000620F3"/>
    <w:rsid w:val="00062E4A"/>
    <w:rsid w:val="000644CD"/>
    <w:rsid w:val="000648D2"/>
    <w:rsid w:val="000652A3"/>
    <w:rsid w:val="00065750"/>
    <w:rsid w:val="00065B56"/>
    <w:rsid w:val="00065E86"/>
    <w:rsid w:val="0007036D"/>
    <w:rsid w:val="00070735"/>
    <w:rsid w:val="00070D70"/>
    <w:rsid w:val="000728F0"/>
    <w:rsid w:val="000765AE"/>
    <w:rsid w:val="00077637"/>
    <w:rsid w:val="000846DE"/>
    <w:rsid w:val="00087049"/>
    <w:rsid w:val="00092B2F"/>
    <w:rsid w:val="00095523"/>
    <w:rsid w:val="00097950"/>
    <w:rsid w:val="000A1EDF"/>
    <w:rsid w:val="000A2479"/>
    <w:rsid w:val="000A2B55"/>
    <w:rsid w:val="000A40EC"/>
    <w:rsid w:val="000A4A71"/>
    <w:rsid w:val="000A6C6F"/>
    <w:rsid w:val="000B0F05"/>
    <w:rsid w:val="000B144C"/>
    <w:rsid w:val="000B152B"/>
    <w:rsid w:val="000B411D"/>
    <w:rsid w:val="000B43E5"/>
    <w:rsid w:val="000B451B"/>
    <w:rsid w:val="000B4E90"/>
    <w:rsid w:val="000B5AC4"/>
    <w:rsid w:val="000B68D8"/>
    <w:rsid w:val="000B699D"/>
    <w:rsid w:val="000B7386"/>
    <w:rsid w:val="000C01C7"/>
    <w:rsid w:val="000C047F"/>
    <w:rsid w:val="000C208F"/>
    <w:rsid w:val="000C279B"/>
    <w:rsid w:val="000C562B"/>
    <w:rsid w:val="000C6B57"/>
    <w:rsid w:val="000D169F"/>
    <w:rsid w:val="000D2C4F"/>
    <w:rsid w:val="000D4540"/>
    <w:rsid w:val="000D5A15"/>
    <w:rsid w:val="000D5FEB"/>
    <w:rsid w:val="000E12C8"/>
    <w:rsid w:val="000E12E2"/>
    <w:rsid w:val="000E14F3"/>
    <w:rsid w:val="000E389F"/>
    <w:rsid w:val="000E5230"/>
    <w:rsid w:val="000E5962"/>
    <w:rsid w:val="000E6335"/>
    <w:rsid w:val="000E7767"/>
    <w:rsid w:val="000E77D1"/>
    <w:rsid w:val="000E7CCB"/>
    <w:rsid w:val="000F2B0E"/>
    <w:rsid w:val="000F3891"/>
    <w:rsid w:val="000F6BB6"/>
    <w:rsid w:val="00100F1E"/>
    <w:rsid w:val="00102B50"/>
    <w:rsid w:val="00104E76"/>
    <w:rsid w:val="001051E8"/>
    <w:rsid w:val="001065F9"/>
    <w:rsid w:val="0010795B"/>
    <w:rsid w:val="0011041C"/>
    <w:rsid w:val="0011289C"/>
    <w:rsid w:val="00113DC8"/>
    <w:rsid w:val="00114251"/>
    <w:rsid w:val="00115BBF"/>
    <w:rsid w:val="00120262"/>
    <w:rsid w:val="0012031D"/>
    <w:rsid w:val="001208B1"/>
    <w:rsid w:val="00123224"/>
    <w:rsid w:val="001236F8"/>
    <w:rsid w:val="001242E5"/>
    <w:rsid w:val="00124F16"/>
    <w:rsid w:val="00126D48"/>
    <w:rsid w:val="00127598"/>
    <w:rsid w:val="001306CE"/>
    <w:rsid w:val="0013078D"/>
    <w:rsid w:val="00133A39"/>
    <w:rsid w:val="001344BC"/>
    <w:rsid w:val="00135436"/>
    <w:rsid w:val="001366EE"/>
    <w:rsid w:val="00136B96"/>
    <w:rsid w:val="0013776F"/>
    <w:rsid w:val="00141CC6"/>
    <w:rsid w:val="00143D39"/>
    <w:rsid w:val="00144302"/>
    <w:rsid w:val="00152795"/>
    <w:rsid w:val="00153CA7"/>
    <w:rsid w:val="00155547"/>
    <w:rsid w:val="0016042D"/>
    <w:rsid w:val="001629D8"/>
    <w:rsid w:val="00162DF4"/>
    <w:rsid w:val="0016570E"/>
    <w:rsid w:val="001658D9"/>
    <w:rsid w:val="00167CFA"/>
    <w:rsid w:val="00171B82"/>
    <w:rsid w:val="001747F0"/>
    <w:rsid w:val="00175F34"/>
    <w:rsid w:val="0017738A"/>
    <w:rsid w:val="0018593F"/>
    <w:rsid w:val="00186B99"/>
    <w:rsid w:val="00187F6B"/>
    <w:rsid w:val="00190E70"/>
    <w:rsid w:val="001916EA"/>
    <w:rsid w:val="00191912"/>
    <w:rsid w:val="00195362"/>
    <w:rsid w:val="00196279"/>
    <w:rsid w:val="00197B34"/>
    <w:rsid w:val="001A38A5"/>
    <w:rsid w:val="001A51BA"/>
    <w:rsid w:val="001A5802"/>
    <w:rsid w:val="001A5BD5"/>
    <w:rsid w:val="001A62B4"/>
    <w:rsid w:val="001B0403"/>
    <w:rsid w:val="001B16DA"/>
    <w:rsid w:val="001B1AA4"/>
    <w:rsid w:val="001B20DD"/>
    <w:rsid w:val="001B2EDF"/>
    <w:rsid w:val="001B322F"/>
    <w:rsid w:val="001B47A7"/>
    <w:rsid w:val="001B4B88"/>
    <w:rsid w:val="001B75FF"/>
    <w:rsid w:val="001B79B1"/>
    <w:rsid w:val="001C4074"/>
    <w:rsid w:val="001C5C86"/>
    <w:rsid w:val="001D0F7C"/>
    <w:rsid w:val="001D1008"/>
    <w:rsid w:val="001D330C"/>
    <w:rsid w:val="001E49A4"/>
    <w:rsid w:val="001E5283"/>
    <w:rsid w:val="001E5609"/>
    <w:rsid w:val="001E5839"/>
    <w:rsid w:val="001E5B93"/>
    <w:rsid w:val="001E77F9"/>
    <w:rsid w:val="001F0B8B"/>
    <w:rsid w:val="001F21F6"/>
    <w:rsid w:val="001F2877"/>
    <w:rsid w:val="001F31D1"/>
    <w:rsid w:val="001F4725"/>
    <w:rsid w:val="00200F48"/>
    <w:rsid w:val="00205867"/>
    <w:rsid w:val="00205ECA"/>
    <w:rsid w:val="00205EFE"/>
    <w:rsid w:val="00205FF5"/>
    <w:rsid w:val="002070CD"/>
    <w:rsid w:val="00210D63"/>
    <w:rsid w:val="0021123C"/>
    <w:rsid w:val="002117E6"/>
    <w:rsid w:val="00212428"/>
    <w:rsid w:val="00213694"/>
    <w:rsid w:val="00213DE2"/>
    <w:rsid w:val="00216BEB"/>
    <w:rsid w:val="00217240"/>
    <w:rsid w:val="002173E6"/>
    <w:rsid w:val="00223602"/>
    <w:rsid w:val="00224132"/>
    <w:rsid w:val="00224BF4"/>
    <w:rsid w:val="0022548C"/>
    <w:rsid w:val="00226408"/>
    <w:rsid w:val="0023016A"/>
    <w:rsid w:val="00230D4C"/>
    <w:rsid w:val="00231804"/>
    <w:rsid w:val="002319AC"/>
    <w:rsid w:val="00233D5D"/>
    <w:rsid w:val="002342AD"/>
    <w:rsid w:val="00235049"/>
    <w:rsid w:val="00235266"/>
    <w:rsid w:val="00237005"/>
    <w:rsid w:val="00241D54"/>
    <w:rsid w:val="00243FEF"/>
    <w:rsid w:val="00247947"/>
    <w:rsid w:val="00250828"/>
    <w:rsid w:val="0025271A"/>
    <w:rsid w:val="00253345"/>
    <w:rsid w:val="00253BFA"/>
    <w:rsid w:val="0025449F"/>
    <w:rsid w:val="00254D50"/>
    <w:rsid w:val="00255648"/>
    <w:rsid w:val="00261B04"/>
    <w:rsid w:val="00262DD9"/>
    <w:rsid w:val="00263283"/>
    <w:rsid w:val="00265FD0"/>
    <w:rsid w:val="00270786"/>
    <w:rsid w:val="00272E80"/>
    <w:rsid w:val="00275B9B"/>
    <w:rsid w:val="002807E9"/>
    <w:rsid w:val="00284ADE"/>
    <w:rsid w:val="00284D9C"/>
    <w:rsid w:val="00286642"/>
    <w:rsid w:val="00292056"/>
    <w:rsid w:val="00292AD4"/>
    <w:rsid w:val="00293851"/>
    <w:rsid w:val="00294BF8"/>
    <w:rsid w:val="002951A2"/>
    <w:rsid w:val="00297AF8"/>
    <w:rsid w:val="002A0683"/>
    <w:rsid w:val="002A12CE"/>
    <w:rsid w:val="002A1436"/>
    <w:rsid w:val="002A18CC"/>
    <w:rsid w:val="002A1F4A"/>
    <w:rsid w:val="002A3F44"/>
    <w:rsid w:val="002A42E9"/>
    <w:rsid w:val="002A6A17"/>
    <w:rsid w:val="002B1C80"/>
    <w:rsid w:val="002B30EA"/>
    <w:rsid w:val="002B3B89"/>
    <w:rsid w:val="002B48A9"/>
    <w:rsid w:val="002C2408"/>
    <w:rsid w:val="002C2439"/>
    <w:rsid w:val="002C280B"/>
    <w:rsid w:val="002C2B0B"/>
    <w:rsid w:val="002C2BAE"/>
    <w:rsid w:val="002C4668"/>
    <w:rsid w:val="002C4DC5"/>
    <w:rsid w:val="002C59DA"/>
    <w:rsid w:val="002C6B43"/>
    <w:rsid w:val="002D2C4A"/>
    <w:rsid w:val="002D2CBA"/>
    <w:rsid w:val="002D2E8F"/>
    <w:rsid w:val="002D4F09"/>
    <w:rsid w:val="002E0210"/>
    <w:rsid w:val="002E0B4E"/>
    <w:rsid w:val="002E0EEE"/>
    <w:rsid w:val="002E4DAC"/>
    <w:rsid w:val="002E7271"/>
    <w:rsid w:val="002E7C7A"/>
    <w:rsid w:val="002F169A"/>
    <w:rsid w:val="002F1731"/>
    <w:rsid w:val="002F29EB"/>
    <w:rsid w:val="002F4C53"/>
    <w:rsid w:val="002F4DF6"/>
    <w:rsid w:val="002F50EE"/>
    <w:rsid w:val="002F5C6E"/>
    <w:rsid w:val="003042FF"/>
    <w:rsid w:val="00305C38"/>
    <w:rsid w:val="00312D34"/>
    <w:rsid w:val="00315CD4"/>
    <w:rsid w:val="00316DEF"/>
    <w:rsid w:val="00317996"/>
    <w:rsid w:val="0032015E"/>
    <w:rsid w:val="003203BC"/>
    <w:rsid w:val="00321784"/>
    <w:rsid w:val="00321C7E"/>
    <w:rsid w:val="00322287"/>
    <w:rsid w:val="00322305"/>
    <w:rsid w:val="0032307F"/>
    <w:rsid w:val="003246B5"/>
    <w:rsid w:val="00325101"/>
    <w:rsid w:val="00325625"/>
    <w:rsid w:val="00325999"/>
    <w:rsid w:val="00325C33"/>
    <w:rsid w:val="00326D20"/>
    <w:rsid w:val="0032734B"/>
    <w:rsid w:val="00331228"/>
    <w:rsid w:val="00331AA7"/>
    <w:rsid w:val="003324FE"/>
    <w:rsid w:val="00332BB6"/>
    <w:rsid w:val="00334368"/>
    <w:rsid w:val="00335A13"/>
    <w:rsid w:val="00341445"/>
    <w:rsid w:val="00342689"/>
    <w:rsid w:val="003459CD"/>
    <w:rsid w:val="003514A1"/>
    <w:rsid w:val="00352B38"/>
    <w:rsid w:val="00355EEE"/>
    <w:rsid w:val="003566B4"/>
    <w:rsid w:val="00356938"/>
    <w:rsid w:val="003638E6"/>
    <w:rsid w:val="0036408A"/>
    <w:rsid w:val="00365574"/>
    <w:rsid w:val="00365B7E"/>
    <w:rsid w:val="0036660E"/>
    <w:rsid w:val="00366777"/>
    <w:rsid w:val="003719C2"/>
    <w:rsid w:val="00374D77"/>
    <w:rsid w:val="00376A35"/>
    <w:rsid w:val="0038018E"/>
    <w:rsid w:val="003815C4"/>
    <w:rsid w:val="00384504"/>
    <w:rsid w:val="00385A5A"/>
    <w:rsid w:val="00385C24"/>
    <w:rsid w:val="00390D9F"/>
    <w:rsid w:val="00391ACF"/>
    <w:rsid w:val="00395218"/>
    <w:rsid w:val="003959E3"/>
    <w:rsid w:val="003971B7"/>
    <w:rsid w:val="00397EB9"/>
    <w:rsid w:val="003A44D5"/>
    <w:rsid w:val="003A5674"/>
    <w:rsid w:val="003A5899"/>
    <w:rsid w:val="003A7889"/>
    <w:rsid w:val="003A7DE4"/>
    <w:rsid w:val="003B0D9A"/>
    <w:rsid w:val="003B101C"/>
    <w:rsid w:val="003B2215"/>
    <w:rsid w:val="003B3108"/>
    <w:rsid w:val="003B45C7"/>
    <w:rsid w:val="003B547E"/>
    <w:rsid w:val="003C28BF"/>
    <w:rsid w:val="003C3D0C"/>
    <w:rsid w:val="003C569F"/>
    <w:rsid w:val="003C5EB1"/>
    <w:rsid w:val="003D0943"/>
    <w:rsid w:val="003D0FF0"/>
    <w:rsid w:val="003D140A"/>
    <w:rsid w:val="003D3EEB"/>
    <w:rsid w:val="003D5E9F"/>
    <w:rsid w:val="003D6256"/>
    <w:rsid w:val="003D6E17"/>
    <w:rsid w:val="003D76CB"/>
    <w:rsid w:val="003E0CBA"/>
    <w:rsid w:val="003E1068"/>
    <w:rsid w:val="003E1AEA"/>
    <w:rsid w:val="003E256A"/>
    <w:rsid w:val="003E44CD"/>
    <w:rsid w:val="003E5635"/>
    <w:rsid w:val="003E6312"/>
    <w:rsid w:val="003E7E36"/>
    <w:rsid w:val="003E7FC0"/>
    <w:rsid w:val="003F13CF"/>
    <w:rsid w:val="003F1BB0"/>
    <w:rsid w:val="003F2725"/>
    <w:rsid w:val="003F47B2"/>
    <w:rsid w:val="003F4B55"/>
    <w:rsid w:val="003F77A2"/>
    <w:rsid w:val="00400DA6"/>
    <w:rsid w:val="004035E3"/>
    <w:rsid w:val="0040582F"/>
    <w:rsid w:val="004059AC"/>
    <w:rsid w:val="00405ABC"/>
    <w:rsid w:val="004060B0"/>
    <w:rsid w:val="00411749"/>
    <w:rsid w:val="00412496"/>
    <w:rsid w:val="0041466F"/>
    <w:rsid w:val="00414E87"/>
    <w:rsid w:val="00415B53"/>
    <w:rsid w:val="00416B31"/>
    <w:rsid w:val="00417F4F"/>
    <w:rsid w:val="0042053A"/>
    <w:rsid w:val="004217D4"/>
    <w:rsid w:val="00421EA1"/>
    <w:rsid w:val="00422581"/>
    <w:rsid w:val="00425DAD"/>
    <w:rsid w:val="00430F76"/>
    <w:rsid w:val="00432F6A"/>
    <w:rsid w:val="00433C10"/>
    <w:rsid w:val="00440770"/>
    <w:rsid w:val="00440FA9"/>
    <w:rsid w:val="00441BE7"/>
    <w:rsid w:val="004430E9"/>
    <w:rsid w:val="00443293"/>
    <w:rsid w:val="00443783"/>
    <w:rsid w:val="00443833"/>
    <w:rsid w:val="00444988"/>
    <w:rsid w:val="00445AAE"/>
    <w:rsid w:val="00447A8F"/>
    <w:rsid w:val="00450B38"/>
    <w:rsid w:val="004667D3"/>
    <w:rsid w:val="0047202D"/>
    <w:rsid w:val="0047227E"/>
    <w:rsid w:val="0047250F"/>
    <w:rsid w:val="004730DF"/>
    <w:rsid w:val="0048156D"/>
    <w:rsid w:val="0048426F"/>
    <w:rsid w:val="004843D3"/>
    <w:rsid w:val="00484FAB"/>
    <w:rsid w:val="00485C5F"/>
    <w:rsid w:val="00490959"/>
    <w:rsid w:val="00491412"/>
    <w:rsid w:val="00491F96"/>
    <w:rsid w:val="004921DF"/>
    <w:rsid w:val="00492EEF"/>
    <w:rsid w:val="00493555"/>
    <w:rsid w:val="004943B1"/>
    <w:rsid w:val="00495C90"/>
    <w:rsid w:val="004A0968"/>
    <w:rsid w:val="004A1FF6"/>
    <w:rsid w:val="004A2A2A"/>
    <w:rsid w:val="004A36CF"/>
    <w:rsid w:val="004A3785"/>
    <w:rsid w:val="004A6C0F"/>
    <w:rsid w:val="004B2826"/>
    <w:rsid w:val="004B3F27"/>
    <w:rsid w:val="004B400C"/>
    <w:rsid w:val="004B58BA"/>
    <w:rsid w:val="004B5C32"/>
    <w:rsid w:val="004B7AC1"/>
    <w:rsid w:val="004C0E11"/>
    <w:rsid w:val="004C2E58"/>
    <w:rsid w:val="004C408E"/>
    <w:rsid w:val="004C6913"/>
    <w:rsid w:val="004C706C"/>
    <w:rsid w:val="004C77F4"/>
    <w:rsid w:val="004D0D6B"/>
    <w:rsid w:val="004D2548"/>
    <w:rsid w:val="004D4431"/>
    <w:rsid w:val="004D5ECB"/>
    <w:rsid w:val="004D6ABB"/>
    <w:rsid w:val="004D6B6F"/>
    <w:rsid w:val="004D7A73"/>
    <w:rsid w:val="004E140E"/>
    <w:rsid w:val="004E26AE"/>
    <w:rsid w:val="004E31E3"/>
    <w:rsid w:val="004E386D"/>
    <w:rsid w:val="004E512E"/>
    <w:rsid w:val="004E51A4"/>
    <w:rsid w:val="004E5CB1"/>
    <w:rsid w:val="004F2485"/>
    <w:rsid w:val="004F3F57"/>
    <w:rsid w:val="004F40BD"/>
    <w:rsid w:val="004F5240"/>
    <w:rsid w:val="004F795C"/>
    <w:rsid w:val="004F7D49"/>
    <w:rsid w:val="005002E5"/>
    <w:rsid w:val="00500A9F"/>
    <w:rsid w:val="005016B5"/>
    <w:rsid w:val="00503F1A"/>
    <w:rsid w:val="00504515"/>
    <w:rsid w:val="005048BF"/>
    <w:rsid w:val="00505674"/>
    <w:rsid w:val="00505E65"/>
    <w:rsid w:val="00506E24"/>
    <w:rsid w:val="0051079A"/>
    <w:rsid w:val="00511468"/>
    <w:rsid w:val="0051261C"/>
    <w:rsid w:val="00515736"/>
    <w:rsid w:val="005206AD"/>
    <w:rsid w:val="00522485"/>
    <w:rsid w:val="00522EA8"/>
    <w:rsid w:val="00525B4D"/>
    <w:rsid w:val="005262D4"/>
    <w:rsid w:val="00526CE1"/>
    <w:rsid w:val="005311FC"/>
    <w:rsid w:val="00542596"/>
    <w:rsid w:val="0054318D"/>
    <w:rsid w:val="00543903"/>
    <w:rsid w:val="0054405D"/>
    <w:rsid w:val="00544179"/>
    <w:rsid w:val="00545CEF"/>
    <w:rsid w:val="00546534"/>
    <w:rsid w:val="00546D53"/>
    <w:rsid w:val="00547313"/>
    <w:rsid w:val="005517D6"/>
    <w:rsid w:val="00551E13"/>
    <w:rsid w:val="00553CA4"/>
    <w:rsid w:val="005542C4"/>
    <w:rsid w:val="005578ED"/>
    <w:rsid w:val="00560271"/>
    <w:rsid w:val="00560670"/>
    <w:rsid w:val="00561B1D"/>
    <w:rsid w:val="00561F2F"/>
    <w:rsid w:val="0056235D"/>
    <w:rsid w:val="00563D39"/>
    <w:rsid w:val="005659B3"/>
    <w:rsid w:val="00566578"/>
    <w:rsid w:val="00567620"/>
    <w:rsid w:val="0056796D"/>
    <w:rsid w:val="00567AB1"/>
    <w:rsid w:val="005705AE"/>
    <w:rsid w:val="00573B1C"/>
    <w:rsid w:val="00573EB5"/>
    <w:rsid w:val="00576579"/>
    <w:rsid w:val="00584ABA"/>
    <w:rsid w:val="00590370"/>
    <w:rsid w:val="00591238"/>
    <w:rsid w:val="00592677"/>
    <w:rsid w:val="005933BC"/>
    <w:rsid w:val="0059538F"/>
    <w:rsid w:val="0059638E"/>
    <w:rsid w:val="00596C30"/>
    <w:rsid w:val="00597E65"/>
    <w:rsid w:val="005A02A7"/>
    <w:rsid w:val="005A03B5"/>
    <w:rsid w:val="005A191C"/>
    <w:rsid w:val="005A380F"/>
    <w:rsid w:val="005A40B2"/>
    <w:rsid w:val="005A4683"/>
    <w:rsid w:val="005A59D1"/>
    <w:rsid w:val="005A5C34"/>
    <w:rsid w:val="005A6735"/>
    <w:rsid w:val="005A7F81"/>
    <w:rsid w:val="005B04D5"/>
    <w:rsid w:val="005B1972"/>
    <w:rsid w:val="005B1B57"/>
    <w:rsid w:val="005B5725"/>
    <w:rsid w:val="005B5DBA"/>
    <w:rsid w:val="005B7491"/>
    <w:rsid w:val="005C10FE"/>
    <w:rsid w:val="005C43AD"/>
    <w:rsid w:val="005C49A6"/>
    <w:rsid w:val="005D1597"/>
    <w:rsid w:val="005D1AAA"/>
    <w:rsid w:val="005D35F8"/>
    <w:rsid w:val="005D7733"/>
    <w:rsid w:val="005D79C7"/>
    <w:rsid w:val="005E5C04"/>
    <w:rsid w:val="005F468F"/>
    <w:rsid w:val="005F530E"/>
    <w:rsid w:val="005F64B4"/>
    <w:rsid w:val="006029A1"/>
    <w:rsid w:val="00603091"/>
    <w:rsid w:val="0060409E"/>
    <w:rsid w:val="0060447F"/>
    <w:rsid w:val="00606976"/>
    <w:rsid w:val="00606A03"/>
    <w:rsid w:val="00606BA8"/>
    <w:rsid w:val="00607294"/>
    <w:rsid w:val="00607586"/>
    <w:rsid w:val="00611A1E"/>
    <w:rsid w:val="0061391B"/>
    <w:rsid w:val="00614C52"/>
    <w:rsid w:val="006164BE"/>
    <w:rsid w:val="006242F1"/>
    <w:rsid w:val="00625084"/>
    <w:rsid w:val="006269F1"/>
    <w:rsid w:val="00626EAA"/>
    <w:rsid w:val="00626FCD"/>
    <w:rsid w:val="00630E7D"/>
    <w:rsid w:val="006322B8"/>
    <w:rsid w:val="00632ACF"/>
    <w:rsid w:val="00634DB3"/>
    <w:rsid w:val="00634E7D"/>
    <w:rsid w:val="00636379"/>
    <w:rsid w:val="006375BF"/>
    <w:rsid w:val="00640C46"/>
    <w:rsid w:val="0064111B"/>
    <w:rsid w:val="00642A95"/>
    <w:rsid w:val="00642BE7"/>
    <w:rsid w:val="00642F2F"/>
    <w:rsid w:val="00643DD9"/>
    <w:rsid w:val="00645E21"/>
    <w:rsid w:val="00651A84"/>
    <w:rsid w:val="00653735"/>
    <w:rsid w:val="00653B4B"/>
    <w:rsid w:val="00654703"/>
    <w:rsid w:val="00655124"/>
    <w:rsid w:val="00655F59"/>
    <w:rsid w:val="00656993"/>
    <w:rsid w:val="00657A60"/>
    <w:rsid w:val="00660597"/>
    <w:rsid w:val="00661810"/>
    <w:rsid w:val="00661BA9"/>
    <w:rsid w:val="006625AB"/>
    <w:rsid w:val="006658B5"/>
    <w:rsid w:val="00667995"/>
    <w:rsid w:val="00667A72"/>
    <w:rsid w:val="00667DBE"/>
    <w:rsid w:val="00670DE6"/>
    <w:rsid w:val="0067165E"/>
    <w:rsid w:val="00671FBE"/>
    <w:rsid w:val="00672604"/>
    <w:rsid w:val="0067281D"/>
    <w:rsid w:val="00674871"/>
    <w:rsid w:val="00674D23"/>
    <w:rsid w:val="006772DB"/>
    <w:rsid w:val="0068485C"/>
    <w:rsid w:val="00684D64"/>
    <w:rsid w:val="00693005"/>
    <w:rsid w:val="0069653B"/>
    <w:rsid w:val="006A286E"/>
    <w:rsid w:val="006A33C9"/>
    <w:rsid w:val="006A3F90"/>
    <w:rsid w:val="006A3FF8"/>
    <w:rsid w:val="006A6BE6"/>
    <w:rsid w:val="006B09B8"/>
    <w:rsid w:val="006B3E7B"/>
    <w:rsid w:val="006B6145"/>
    <w:rsid w:val="006B660E"/>
    <w:rsid w:val="006B699D"/>
    <w:rsid w:val="006B7B99"/>
    <w:rsid w:val="006C075C"/>
    <w:rsid w:val="006C1544"/>
    <w:rsid w:val="006C1C5D"/>
    <w:rsid w:val="006C26F1"/>
    <w:rsid w:val="006C54CB"/>
    <w:rsid w:val="006C555C"/>
    <w:rsid w:val="006C6190"/>
    <w:rsid w:val="006C738F"/>
    <w:rsid w:val="006D4269"/>
    <w:rsid w:val="006D4AAE"/>
    <w:rsid w:val="006E0C09"/>
    <w:rsid w:val="006E1255"/>
    <w:rsid w:val="006E3395"/>
    <w:rsid w:val="006E4D45"/>
    <w:rsid w:val="006E5DBE"/>
    <w:rsid w:val="006E7945"/>
    <w:rsid w:val="006E7AFF"/>
    <w:rsid w:val="006F329B"/>
    <w:rsid w:val="006F413F"/>
    <w:rsid w:val="006F421A"/>
    <w:rsid w:val="006F45D1"/>
    <w:rsid w:val="006F4A30"/>
    <w:rsid w:val="006F5842"/>
    <w:rsid w:val="006F5E95"/>
    <w:rsid w:val="006F777D"/>
    <w:rsid w:val="007001DE"/>
    <w:rsid w:val="007008A2"/>
    <w:rsid w:val="00700D11"/>
    <w:rsid w:val="00702309"/>
    <w:rsid w:val="00703EF9"/>
    <w:rsid w:val="007070F5"/>
    <w:rsid w:val="0070710E"/>
    <w:rsid w:val="007109E5"/>
    <w:rsid w:val="0071135C"/>
    <w:rsid w:val="007116CE"/>
    <w:rsid w:val="00712623"/>
    <w:rsid w:val="00712737"/>
    <w:rsid w:val="00712B01"/>
    <w:rsid w:val="00713ABC"/>
    <w:rsid w:val="0071480C"/>
    <w:rsid w:val="007151BF"/>
    <w:rsid w:val="0071630F"/>
    <w:rsid w:val="0071692F"/>
    <w:rsid w:val="00720228"/>
    <w:rsid w:val="007215EE"/>
    <w:rsid w:val="0072279B"/>
    <w:rsid w:val="00722E07"/>
    <w:rsid w:val="00723B89"/>
    <w:rsid w:val="00724613"/>
    <w:rsid w:val="00726D14"/>
    <w:rsid w:val="007327F9"/>
    <w:rsid w:val="007345E2"/>
    <w:rsid w:val="007373E8"/>
    <w:rsid w:val="007378E3"/>
    <w:rsid w:val="00737BA4"/>
    <w:rsid w:val="00737C92"/>
    <w:rsid w:val="00741529"/>
    <w:rsid w:val="00741549"/>
    <w:rsid w:val="00741E2E"/>
    <w:rsid w:val="00741FE7"/>
    <w:rsid w:val="0074373E"/>
    <w:rsid w:val="007439CF"/>
    <w:rsid w:val="00744091"/>
    <w:rsid w:val="00745F25"/>
    <w:rsid w:val="007464D6"/>
    <w:rsid w:val="0074710E"/>
    <w:rsid w:val="00751916"/>
    <w:rsid w:val="00751E97"/>
    <w:rsid w:val="00751FFE"/>
    <w:rsid w:val="00752DA9"/>
    <w:rsid w:val="00753C78"/>
    <w:rsid w:val="007573ED"/>
    <w:rsid w:val="00760D28"/>
    <w:rsid w:val="00764B01"/>
    <w:rsid w:val="00764F12"/>
    <w:rsid w:val="00765966"/>
    <w:rsid w:val="00765B78"/>
    <w:rsid w:val="00766B11"/>
    <w:rsid w:val="00767338"/>
    <w:rsid w:val="00771839"/>
    <w:rsid w:val="00772053"/>
    <w:rsid w:val="00781049"/>
    <w:rsid w:val="0078249C"/>
    <w:rsid w:val="00782BEC"/>
    <w:rsid w:val="00783FD9"/>
    <w:rsid w:val="00785152"/>
    <w:rsid w:val="007851C2"/>
    <w:rsid w:val="00785A61"/>
    <w:rsid w:val="00785F14"/>
    <w:rsid w:val="00786EB1"/>
    <w:rsid w:val="00786FA6"/>
    <w:rsid w:val="0079200A"/>
    <w:rsid w:val="007924D9"/>
    <w:rsid w:val="00794945"/>
    <w:rsid w:val="00794B59"/>
    <w:rsid w:val="0079619C"/>
    <w:rsid w:val="007A00C1"/>
    <w:rsid w:val="007A486E"/>
    <w:rsid w:val="007A6676"/>
    <w:rsid w:val="007B084D"/>
    <w:rsid w:val="007B0C46"/>
    <w:rsid w:val="007B1413"/>
    <w:rsid w:val="007B3FF5"/>
    <w:rsid w:val="007B72DF"/>
    <w:rsid w:val="007B7419"/>
    <w:rsid w:val="007C12E9"/>
    <w:rsid w:val="007C1534"/>
    <w:rsid w:val="007C278D"/>
    <w:rsid w:val="007C32B9"/>
    <w:rsid w:val="007C4EBA"/>
    <w:rsid w:val="007C63FB"/>
    <w:rsid w:val="007C6F4E"/>
    <w:rsid w:val="007D0BA3"/>
    <w:rsid w:val="007D642C"/>
    <w:rsid w:val="007E0570"/>
    <w:rsid w:val="007E14D7"/>
    <w:rsid w:val="007E173A"/>
    <w:rsid w:val="007E17E9"/>
    <w:rsid w:val="007E3EC6"/>
    <w:rsid w:val="007E6A81"/>
    <w:rsid w:val="007E6EDB"/>
    <w:rsid w:val="007E7EE6"/>
    <w:rsid w:val="007F2A70"/>
    <w:rsid w:val="007F58CB"/>
    <w:rsid w:val="007F780D"/>
    <w:rsid w:val="00802297"/>
    <w:rsid w:val="00804DBE"/>
    <w:rsid w:val="00806341"/>
    <w:rsid w:val="008117D7"/>
    <w:rsid w:val="00815389"/>
    <w:rsid w:val="008223EE"/>
    <w:rsid w:val="00823DA8"/>
    <w:rsid w:val="00825CB8"/>
    <w:rsid w:val="00830536"/>
    <w:rsid w:val="00830B8A"/>
    <w:rsid w:val="0083139F"/>
    <w:rsid w:val="008313EC"/>
    <w:rsid w:val="00837457"/>
    <w:rsid w:val="00837D68"/>
    <w:rsid w:val="00841870"/>
    <w:rsid w:val="008423AC"/>
    <w:rsid w:val="00842869"/>
    <w:rsid w:val="0084299D"/>
    <w:rsid w:val="00842C94"/>
    <w:rsid w:val="008440B3"/>
    <w:rsid w:val="0084447D"/>
    <w:rsid w:val="008455EC"/>
    <w:rsid w:val="00846655"/>
    <w:rsid w:val="00846665"/>
    <w:rsid w:val="00847348"/>
    <w:rsid w:val="00851703"/>
    <w:rsid w:val="00852B3D"/>
    <w:rsid w:val="00853F51"/>
    <w:rsid w:val="00856B89"/>
    <w:rsid w:val="00857CD1"/>
    <w:rsid w:val="008608C2"/>
    <w:rsid w:val="00861774"/>
    <w:rsid w:val="00863331"/>
    <w:rsid w:val="00863E8D"/>
    <w:rsid w:val="00866617"/>
    <w:rsid w:val="0086672B"/>
    <w:rsid w:val="00866D32"/>
    <w:rsid w:val="008670DC"/>
    <w:rsid w:val="00867682"/>
    <w:rsid w:val="0087083C"/>
    <w:rsid w:val="00870C6D"/>
    <w:rsid w:val="00870E94"/>
    <w:rsid w:val="00873CB9"/>
    <w:rsid w:val="008756C9"/>
    <w:rsid w:val="00876384"/>
    <w:rsid w:val="008769F0"/>
    <w:rsid w:val="00881726"/>
    <w:rsid w:val="00884C8D"/>
    <w:rsid w:val="00885C70"/>
    <w:rsid w:val="00885CB7"/>
    <w:rsid w:val="008862BC"/>
    <w:rsid w:val="00887E7C"/>
    <w:rsid w:val="0089164A"/>
    <w:rsid w:val="008935BA"/>
    <w:rsid w:val="00894F27"/>
    <w:rsid w:val="00894F63"/>
    <w:rsid w:val="008A31D2"/>
    <w:rsid w:val="008A327A"/>
    <w:rsid w:val="008A43E0"/>
    <w:rsid w:val="008A4652"/>
    <w:rsid w:val="008A5C8C"/>
    <w:rsid w:val="008A60C2"/>
    <w:rsid w:val="008A6D5A"/>
    <w:rsid w:val="008B0561"/>
    <w:rsid w:val="008B0684"/>
    <w:rsid w:val="008B0919"/>
    <w:rsid w:val="008B1F35"/>
    <w:rsid w:val="008B2817"/>
    <w:rsid w:val="008B2FD0"/>
    <w:rsid w:val="008B408B"/>
    <w:rsid w:val="008B6715"/>
    <w:rsid w:val="008B7F2A"/>
    <w:rsid w:val="008C4866"/>
    <w:rsid w:val="008C50A9"/>
    <w:rsid w:val="008D0EE2"/>
    <w:rsid w:val="008D307C"/>
    <w:rsid w:val="008D5E31"/>
    <w:rsid w:val="008D72E5"/>
    <w:rsid w:val="008D77BA"/>
    <w:rsid w:val="008D7EBF"/>
    <w:rsid w:val="008E0B35"/>
    <w:rsid w:val="008E1A77"/>
    <w:rsid w:val="008E2240"/>
    <w:rsid w:val="008E2A27"/>
    <w:rsid w:val="008E3C3B"/>
    <w:rsid w:val="008E7161"/>
    <w:rsid w:val="008E7523"/>
    <w:rsid w:val="008F14BD"/>
    <w:rsid w:val="008F27AE"/>
    <w:rsid w:val="008F2B38"/>
    <w:rsid w:val="008F4E59"/>
    <w:rsid w:val="008F5B78"/>
    <w:rsid w:val="008F649B"/>
    <w:rsid w:val="009009DC"/>
    <w:rsid w:val="00901BCD"/>
    <w:rsid w:val="00901D46"/>
    <w:rsid w:val="00901F2F"/>
    <w:rsid w:val="00902670"/>
    <w:rsid w:val="00906AD6"/>
    <w:rsid w:val="00913E81"/>
    <w:rsid w:val="009151A7"/>
    <w:rsid w:val="009152BD"/>
    <w:rsid w:val="009164B0"/>
    <w:rsid w:val="00917644"/>
    <w:rsid w:val="00920679"/>
    <w:rsid w:val="00920841"/>
    <w:rsid w:val="00921299"/>
    <w:rsid w:val="00921B8C"/>
    <w:rsid w:val="009227F8"/>
    <w:rsid w:val="00924EDD"/>
    <w:rsid w:val="00925C92"/>
    <w:rsid w:val="00925E6B"/>
    <w:rsid w:val="0092759D"/>
    <w:rsid w:val="00927B65"/>
    <w:rsid w:val="00932CF6"/>
    <w:rsid w:val="00934922"/>
    <w:rsid w:val="00940C3C"/>
    <w:rsid w:val="0094196C"/>
    <w:rsid w:val="0094422E"/>
    <w:rsid w:val="00946E6C"/>
    <w:rsid w:val="009504EE"/>
    <w:rsid w:val="00950604"/>
    <w:rsid w:val="0095061D"/>
    <w:rsid w:val="0095123A"/>
    <w:rsid w:val="009519AD"/>
    <w:rsid w:val="00954B3C"/>
    <w:rsid w:val="00954FE4"/>
    <w:rsid w:val="00955AF4"/>
    <w:rsid w:val="00961AC1"/>
    <w:rsid w:val="00963F24"/>
    <w:rsid w:val="009650C6"/>
    <w:rsid w:val="00966A90"/>
    <w:rsid w:val="009725CF"/>
    <w:rsid w:val="0097574E"/>
    <w:rsid w:val="009774FF"/>
    <w:rsid w:val="00977F04"/>
    <w:rsid w:val="00980795"/>
    <w:rsid w:val="00984A8C"/>
    <w:rsid w:val="009874B2"/>
    <w:rsid w:val="00990698"/>
    <w:rsid w:val="00990C8B"/>
    <w:rsid w:val="009928D0"/>
    <w:rsid w:val="00992E81"/>
    <w:rsid w:val="00995DCF"/>
    <w:rsid w:val="00997229"/>
    <w:rsid w:val="009A10C1"/>
    <w:rsid w:val="009A349B"/>
    <w:rsid w:val="009A41C5"/>
    <w:rsid w:val="009A7B1B"/>
    <w:rsid w:val="009B14A3"/>
    <w:rsid w:val="009B48AB"/>
    <w:rsid w:val="009B5055"/>
    <w:rsid w:val="009B760F"/>
    <w:rsid w:val="009C04D0"/>
    <w:rsid w:val="009C09C1"/>
    <w:rsid w:val="009C0D3E"/>
    <w:rsid w:val="009C5059"/>
    <w:rsid w:val="009C7086"/>
    <w:rsid w:val="009C74AB"/>
    <w:rsid w:val="009D036C"/>
    <w:rsid w:val="009D116A"/>
    <w:rsid w:val="009D2885"/>
    <w:rsid w:val="009D3254"/>
    <w:rsid w:val="009D3404"/>
    <w:rsid w:val="009D5604"/>
    <w:rsid w:val="009E1ECE"/>
    <w:rsid w:val="009E2EAC"/>
    <w:rsid w:val="009E3078"/>
    <w:rsid w:val="009E3EF2"/>
    <w:rsid w:val="009E4203"/>
    <w:rsid w:val="009E4456"/>
    <w:rsid w:val="009E6588"/>
    <w:rsid w:val="009E72CE"/>
    <w:rsid w:val="009F0CA0"/>
    <w:rsid w:val="009F1D40"/>
    <w:rsid w:val="009F1FD9"/>
    <w:rsid w:val="009F3563"/>
    <w:rsid w:val="009F44C2"/>
    <w:rsid w:val="009F4F4B"/>
    <w:rsid w:val="009F4FE2"/>
    <w:rsid w:val="009F7B47"/>
    <w:rsid w:val="00A01FE3"/>
    <w:rsid w:val="00A02ED6"/>
    <w:rsid w:val="00A03618"/>
    <w:rsid w:val="00A03FF9"/>
    <w:rsid w:val="00A04AFF"/>
    <w:rsid w:val="00A05336"/>
    <w:rsid w:val="00A10B57"/>
    <w:rsid w:val="00A1262A"/>
    <w:rsid w:val="00A12774"/>
    <w:rsid w:val="00A15A8D"/>
    <w:rsid w:val="00A15FE5"/>
    <w:rsid w:val="00A178F0"/>
    <w:rsid w:val="00A17962"/>
    <w:rsid w:val="00A17EFA"/>
    <w:rsid w:val="00A224E7"/>
    <w:rsid w:val="00A235DC"/>
    <w:rsid w:val="00A2410D"/>
    <w:rsid w:val="00A24D31"/>
    <w:rsid w:val="00A27406"/>
    <w:rsid w:val="00A27782"/>
    <w:rsid w:val="00A300E8"/>
    <w:rsid w:val="00A323E5"/>
    <w:rsid w:val="00A35EA7"/>
    <w:rsid w:val="00A35F96"/>
    <w:rsid w:val="00A3600B"/>
    <w:rsid w:val="00A37932"/>
    <w:rsid w:val="00A40039"/>
    <w:rsid w:val="00A4121F"/>
    <w:rsid w:val="00A42989"/>
    <w:rsid w:val="00A435FA"/>
    <w:rsid w:val="00A43CD0"/>
    <w:rsid w:val="00A44D8C"/>
    <w:rsid w:val="00A46BE0"/>
    <w:rsid w:val="00A50CAE"/>
    <w:rsid w:val="00A5239C"/>
    <w:rsid w:val="00A5274F"/>
    <w:rsid w:val="00A53D42"/>
    <w:rsid w:val="00A5458D"/>
    <w:rsid w:val="00A54C6B"/>
    <w:rsid w:val="00A54D88"/>
    <w:rsid w:val="00A5623F"/>
    <w:rsid w:val="00A5635C"/>
    <w:rsid w:val="00A56567"/>
    <w:rsid w:val="00A573E9"/>
    <w:rsid w:val="00A6222F"/>
    <w:rsid w:val="00A64426"/>
    <w:rsid w:val="00A671B7"/>
    <w:rsid w:val="00A709A8"/>
    <w:rsid w:val="00A71DF7"/>
    <w:rsid w:val="00A8036F"/>
    <w:rsid w:val="00A80D2B"/>
    <w:rsid w:val="00A82B9B"/>
    <w:rsid w:val="00A8367D"/>
    <w:rsid w:val="00A837CD"/>
    <w:rsid w:val="00A87B0A"/>
    <w:rsid w:val="00A91006"/>
    <w:rsid w:val="00A91460"/>
    <w:rsid w:val="00A91925"/>
    <w:rsid w:val="00A924F9"/>
    <w:rsid w:val="00A9579C"/>
    <w:rsid w:val="00A9630D"/>
    <w:rsid w:val="00A96340"/>
    <w:rsid w:val="00A964BB"/>
    <w:rsid w:val="00A975ED"/>
    <w:rsid w:val="00AA10EA"/>
    <w:rsid w:val="00AA13E5"/>
    <w:rsid w:val="00AA1583"/>
    <w:rsid w:val="00AA1C65"/>
    <w:rsid w:val="00AA2A67"/>
    <w:rsid w:val="00AA390C"/>
    <w:rsid w:val="00AA3F39"/>
    <w:rsid w:val="00AA64BA"/>
    <w:rsid w:val="00AA6FF3"/>
    <w:rsid w:val="00AB1DE8"/>
    <w:rsid w:val="00AB2CFC"/>
    <w:rsid w:val="00AB2F36"/>
    <w:rsid w:val="00AB5117"/>
    <w:rsid w:val="00AB6A18"/>
    <w:rsid w:val="00AC5160"/>
    <w:rsid w:val="00AC5377"/>
    <w:rsid w:val="00AC5629"/>
    <w:rsid w:val="00AC756F"/>
    <w:rsid w:val="00AD0590"/>
    <w:rsid w:val="00AD084B"/>
    <w:rsid w:val="00AD1BDA"/>
    <w:rsid w:val="00AD2379"/>
    <w:rsid w:val="00AD39B6"/>
    <w:rsid w:val="00AD3B9B"/>
    <w:rsid w:val="00AD77CB"/>
    <w:rsid w:val="00AE1F1A"/>
    <w:rsid w:val="00AE54A1"/>
    <w:rsid w:val="00AE7B51"/>
    <w:rsid w:val="00AE7FDB"/>
    <w:rsid w:val="00AF2CF0"/>
    <w:rsid w:val="00AF431C"/>
    <w:rsid w:val="00AF6432"/>
    <w:rsid w:val="00AF78DE"/>
    <w:rsid w:val="00B002F5"/>
    <w:rsid w:val="00B00577"/>
    <w:rsid w:val="00B026E2"/>
    <w:rsid w:val="00B02BBC"/>
    <w:rsid w:val="00B030F0"/>
    <w:rsid w:val="00B058E0"/>
    <w:rsid w:val="00B05B25"/>
    <w:rsid w:val="00B103BB"/>
    <w:rsid w:val="00B12634"/>
    <w:rsid w:val="00B1374C"/>
    <w:rsid w:val="00B225D6"/>
    <w:rsid w:val="00B2276E"/>
    <w:rsid w:val="00B30351"/>
    <w:rsid w:val="00B30FA7"/>
    <w:rsid w:val="00B319C1"/>
    <w:rsid w:val="00B3386E"/>
    <w:rsid w:val="00B33BC2"/>
    <w:rsid w:val="00B34224"/>
    <w:rsid w:val="00B34C06"/>
    <w:rsid w:val="00B356CE"/>
    <w:rsid w:val="00B36EA0"/>
    <w:rsid w:val="00B41560"/>
    <w:rsid w:val="00B4258F"/>
    <w:rsid w:val="00B42B8B"/>
    <w:rsid w:val="00B42E14"/>
    <w:rsid w:val="00B43ED0"/>
    <w:rsid w:val="00B51A5B"/>
    <w:rsid w:val="00B52801"/>
    <w:rsid w:val="00B574DE"/>
    <w:rsid w:val="00B57872"/>
    <w:rsid w:val="00B57EE3"/>
    <w:rsid w:val="00B60A6B"/>
    <w:rsid w:val="00B61527"/>
    <w:rsid w:val="00B62856"/>
    <w:rsid w:val="00B647F5"/>
    <w:rsid w:val="00B648C7"/>
    <w:rsid w:val="00B65D39"/>
    <w:rsid w:val="00B670B1"/>
    <w:rsid w:val="00B71C9D"/>
    <w:rsid w:val="00B731D7"/>
    <w:rsid w:val="00B74607"/>
    <w:rsid w:val="00B75A61"/>
    <w:rsid w:val="00B76AC2"/>
    <w:rsid w:val="00B77F80"/>
    <w:rsid w:val="00B80A40"/>
    <w:rsid w:val="00B82E9F"/>
    <w:rsid w:val="00B87673"/>
    <w:rsid w:val="00B878BF"/>
    <w:rsid w:val="00B90376"/>
    <w:rsid w:val="00B92D28"/>
    <w:rsid w:val="00B94E57"/>
    <w:rsid w:val="00B9651C"/>
    <w:rsid w:val="00BA0EEC"/>
    <w:rsid w:val="00BA3B96"/>
    <w:rsid w:val="00BA6524"/>
    <w:rsid w:val="00BA6590"/>
    <w:rsid w:val="00BA728A"/>
    <w:rsid w:val="00BA79B2"/>
    <w:rsid w:val="00BB07B4"/>
    <w:rsid w:val="00BB127A"/>
    <w:rsid w:val="00BB3890"/>
    <w:rsid w:val="00BB5DAD"/>
    <w:rsid w:val="00BB665B"/>
    <w:rsid w:val="00BB6B22"/>
    <w:rsid w:val="00BB75FA"/>
    <w:rsid w:val="00BB7843"/>
    <w:rsid w:val="00BB7E5B"/>
    <w:rsid w:val="00BC0BA6"/>
    <w:rsid w:val="00BC1D86"/>
    <w:rsid w:val="00BC2090"/>
    <w:rsid w:val="00BC22BB"/>
    <w:rsid w:val="00BC548E"/>
    <w:rsid w:val="00BC7890"/>
    <w:rsid w:val="00BD068B"/>
    <w:rsid w:val="00BD384D"/>
    <w:rsid w:val="00BD3A91"/>
    <w:rsid w:val="00BD3B8B"/>
    <w:rsid w:val="00BD556B"/>
    <w:rsid w:val="00BD5CCD"/>
    <w:rsid w:val="00BD6982"/>
    <w:rsid w:val="00BD7D5E"/>
    <w:rsid w:val="00BD7F7D"/>
    <w:rsid w:val="00BE4038"/>
    <w:rsid w:val="00BE407F"/>
    <w:rsid w:val="00BE4FCA"/>
    <w:rsid w:val="00BE6F0A"/>
    <w:rsid w:val="00BF0831"/>
    <w:rsid w:val="00BF2206"/>
    <w:rsid w:val="00BF40E0"/>
    <w:rsid w:val="00C00634"/>
    <w:rsid w:val="00C03023"/>
    <w:rsid w:val="00C049EE"/>
    <w:rsid w:val="00C04C84"/>
    <w:rsid w:val="00C04F3D"/>
    <w:rsid w:val="00C104A4"/>
    <w:rsid w:val="00C10669"/>
    <w:rsid w:val="00C13B57"/>
    <w:rsid w:val="00C143DF"/>
    <w:rsid w:val="00C155CF"/>
    <w:rsid w:val="00C15D33"/>
    <w:rsid w:val="00C16CFF"/>
    <w:rsid w:val="00C17E7C"/>
    <w:rsid w:val="00C201FA"/>
    <w:rsid w:val="00C20756"/>
    <w:rsid w:val="00C21852"/>
    <w:rsid w:val="00C22BF8"/>
    <w:rsid w:val="00C230AB"/>
    <w:rsid w:val="00C23BC1"/>
    <w:rsid w:val="00C242C9"/>
    <w:rsid w:val="00C25A6E"/>
    <w:rsid w:val="00C2782A"/>
    <w:rsid w:val="00C302B0"/>
    <w:rsid w:val="00C31046"/>
    <w:rsid w:val="00C31559"/>
    <w:rsid w:val="00C32D22"/>
    <w:rsid w:val="00C32E69"/>
    <w:rsid w:val="00C33F90"/>
    <w:rsid w:val="00C3608A"/>
    <w:rsid w:val="00C37266"/>
    <w:rsid w:val="00C372FF"/>
    <w:rsid w:val="00C374B5"/>
    <w:rsid w:val="00C41559"/>
    <w:rsid w:val="00C428EF"/>
    <w:rsid w:val="00C47B08"/>
    <w:rsid w:val="00C50294"/>
    <w:rsid w:val="00C50536"/>
    <w:rsid w:val="00C5092A"/>
    <w:rsid w:val="00C52237"/>
    <w:rsid w:val="00C53215"/>
    <w:rsid w:val="00C5329D"/>
    <w:rsid w:val="00C53533"/>
    <w:rsid w:val="00C54EEC"/>
    <w:rsid w:val="00C55543"/>
    <w:rsid w:val="00C606EC"/>
    <w:rsid w:val="00C60A02"/>
    <w:rsid w:val="00C63DED"/>
    <w:rsid w:val="00C65C7F"/>
    <w:rsid w:val="00C6633C"/>
    <w:rsid w:val="00C668E9"/>
    <w:rsid w:val="00C713CF"/>
    <w:rsid w:val="00C74D72"/>
    <w:rsid w:val="00C7529C"/>
    <w:rsid w:val="00C77A8A"/>
    <w:rsid w:val="00C8108D"/>
    <w:rsid w:val="00C818D5"/>
    <w:rsid w:val="00C8294E"/>
    <w:rsid w:val="00C85E4E"/>
    <w:rsid w:val="00C87E25"/>
    <w:rsid w:val="00C907E9"/>
    <w:rsid w:val="00C912F3"/>
    <w:rsid w:val="00C939FC"/>
    <w:rsid w:val="00C959E1"/>
    <w:rsid w:val="00C95E22"/>
    <w:rsid w:val="00C96E60"/>
    <w:rsid w:val="00C97175"/>
    <w:rsid w:val="00C97E0F"/>
    <w:rsid w:val="00C97FC1"/>
    <w:rsid w:val="00CA20BC"/>
    <w:rsid w:val="00CA2E6D"/>
    <w:rsid w:val="00CA3DC8"/>
    <w:rsid w:val="00CA626C"/>
    <w:rsid w:val="00CA7EB2"/>
    <w:rsid w:val="00CB0359"/>
    <w:rsid w:val="00CB38CF"/>
    <w:rsid w:val="00CB52B1"/>
    <w:rsid w:val="00CB6053"/>
    <w:rsid w:val="00CB626D"/>
    <w:rsid w:val="00CB6720"/>
    <w:rsid w:val="00CB675B"/>
    <w:rsid w:val="00CB74AF"/>
    <w:rsid w:val="00CB7F32"/>
    <w:rsid w:val="00CC49C2"/>
    <w:rsid w:val="00CC592B"/>
    <w:rsid w:val="00CC6C55"/>
    <w:rsid w:val="00CD136C"/>
    <w:rsid w:val="00CD3BA5"/>
    <w:rsid w:val="00CD3DBF"/>
    <w:rsid w:val="00CD42BF"/>
    <w:rsid w:val="00CD4EAC"/>
    <w:rsid w:val="00CD5C47"/>
    <w:rsid w:val="00CE01A2"/>
    <w:rsid w:val="00CE157F"/>
    <w:rsid w:val="00CE17CB"/>
    <w:rsid w:val="00CE2C97"/>
    <w:rsid w:val="00CE3766"/>
    <w:rsid w:val="00CE3D6C"/>
    <w:rsid w:val="00CE615B"/>
    <w:rsid w:val="00CF0399"/>
    <w:rsid w:val="00CF14D2"/>
    <w:rsid w:val="00CF1A3A"/>
    <w:rsid w:val="00CF215B"/>
    <w:rsid w:val="00CF34AE"/>
    <w:rsid w:val="00CF39DC"/>
    <w:rsid w:val="00CF4ED0"/>
    <w:rsid w:val="00CF565F"/>
    <w:rsid w:val="00CF5708"/>
    <w:rsid w:val="00CF7FB8"/>
    <w:rsid w:val="00CF7FD0"/>
    <w:rsid w:val="00D0252D"/>
    <w:rsid w:val="00D029C0"/>
    <w:rsid w:val="00D032D4"/>
    <w:rsid w:val="00D03DA2"/>
    <w:rsid w:val="00D05455"/>
    <w:rsid w:val="00D05934"/>
    <w:rsid w:val="00D05F05"/>
    <w:rsid w:val="00D07CB5"/>
    <w:rsid w:val="00D11CD4"/>
    <w:rsid w:val="00D12794"/>
    <w:rsid w:val="00D13576"/>
    <w:rsid w:val="00D13CC8"/>
    <w:rsid w:val="00D14B33"/>
    <w:rsid w:val="00D160FC"/>
    <w:rsid w:val="00D21DC2"/>
    <w:rsid w:val="00D2331D"/>
    <w:rsid w:val="00D235D0"/>
    <w:rsid w:val="00D24A12"/>
    <w:rsid w:val="00D2731E"/>
    <w:rsid w:val="00D3262E"/>
    <w:rsid w:val="00D32E15"/>
    <w:rsid w:val="00D3444A"/>
    <w:rsid w:val="00D36C69"/>
    <w:rsid w:val="00D37B6A"/>
    <w:rsid w:val="00D408B4"/>
    <w:rsid w:val="00D41930"/>
    <w:rsid w:val="00D4345D"/>
    <w:rsid w:val="00D47502"/>
    <w:rsid w:val="00D47963"/>
    <w:rsid w:val="00D50579"/>
    <w:rsid w:val="00D5146C"/>
    <w:rsid w:val="00D52FA5"/>
    <w:rsid w:val="00D5489E"/>
    <w:rsid w:val="00D55688"/>
    <w:rsid w:val="00D6142A"/>
    <w:rsid w:val="00D615FB"/>
    <w:rsid w:val="00D61893"/>
    <w:rsid w:val="00D61CAB"/>
    <w:rsid w:val="00D62451"/>
    <w:rsid w:val="00D65D74"/>
    <w:rsid w:val="00D66BF6"/>
    <w:rsid w:val="00D71586"/>
    <w:rsid w:val="00D775EC"/>
    <w:rsid w:val="00D806C4"/>
    <w:rsid w:val="00D80DCA"/>
    <w:rsid w:val="00D831A7"/>
    <w:rsid w:val="00D83CBE"/>
    <w:rsid w:val="00D864AA"/>
    <w:rsid w:val="00D900B0"/>
    <w:rsid w:val="00D91637"/>
    <w:rsid w:val="00D9365F"/>
    <w:rsid w:val="00D96575"/>
    <w:rsid w:val="00DA3556"/>
    <w:rsid w:val="00DA446C"/>
    <w:rsid w:val="00DA5DDF"/>
    <w:rsid w:val="00DA6114"/>
    <w:rsid w:val="00DA65FC"/>
    <w:rsid w:val="00DA6A07"/>
    <w:rsid w:val="00DA6F62"/>
    <w:rsid w:val="00DB1F77"/>
    <w:rsid w:val="00DB213C"/>
    <w:rsid w:val="00DB52EA"/>
    <w:rsid w:val="00DB5923"/>
    <w:rsid w:val="00DB5A29"/>
    <w:rsid w:val="00DB5E7A"/>
    <w:rsid w:val="00DB7087"/>
    <w:rsid w:val="00DB7E40"/>
    <w:rsid w:val="00DC4752"/>
    <w:rsid w:val="00DD0E54"/>
    <w:rsid w:val="00DD1E4B"/>
    <w:rsid w:val="00DD46F4"/>
    <w:rsid w:val="00DD5023"/>
    <w:rsid w:val="00DD51BC"/>
    <w:rsid w:val="00DD56EB"/>
    <w:rsid w:val="00DE05C2"/>
    <w:rsid w:val="00DE1C96"/>
    <w:rsid w:val="00DE24F5"/>
    <w:rsid w:val="00DE461C"/>
    <w:rsid w:val="00DE5B6D"/>
    <w:rsid w:val="00DE5FBE"/>
    <w:rsid w:val="00DE6A7F"/>
    <w:rsid w:val="00DE6D36"/>
    <w:rsid w:val="00DF24B5"/>
    <w:rsid w:val="00DF35DB"/>
    <w:rsid w:val="00DF3928"/>
    <w:rsid w:val="00DF4450"/>
    <w:rsid w:val="00DF45FF"/>
    <w:rsid w:val="00DF646A"/>
    <w:rsid w:val="00DF7467"/>
    <w:rsid w:val="00DF7AAE"/>
    <w:rsid w:val="00E03365"/>
    <w:rsid w:val="00E03C56"/>
    <w:rsid w:val="00E059E3"/>
    <w:rsid w:val="00E067FC"/>
    <w:rsid w:val="00E06DB4"/>
    <w:rsid w:val="00E10838"/>
    <w:rsid w:val="00E133C5"/>
    <w:rsid w:val="00E1374B"/>
    <w:rsid w:val="00E14253"/>
    <w:rsid w:val="00E16043"/>
    <w:rsid w:val="00E1609D"/>
    <w:rsid w:val="00E17A90"/>
    <w:rsid w:val="00E222B4"/>
    <w:rsid w:val="00E22874"/>
    <w:rsid w:val="00E2676E"/>
    <w:rsid w:val="00E27B06"/>
    <w:rsid w:val="00E32E64"/>
    <w:rsid w:val="00E33071"/>
    <w:rsid w:val="00E34AE4"/>
    <w:rsid w:val="00E359E9"/>
    <w:rsid w:val="00E4031F"/>
    <w:rsid w:val="00E40338"/>
    <w:rsid w:val="00E4052C"/>
    <w:rsid w:val="00E41168"/>
    <w:rsid w:val="00E4127B"/>
    <w:rsid w:val="00E4255B"/>
    <w:rsid w:val="00E4467E"/>
    <w:rsid w:val="00E44867"/>
    <w:rsid w:val="00E46967"/>
    <w:rsid w:val="00E46E22"/>
    <w:rsid w:val="00E511A7"/>
    <w:rsid w:val="00E53AC7"/>
    <w:rsid w:val="00E554C2"/>
    <w:rsid w:val="00E576B8"/>
    <w:rsid w:val="00E578C9"/>
    <w:rsid w:val="00E60898"/>
    <w:rsid w:val="00E61A8C"/>
    <w:rsid w:val="00E6240C"/>
    <w:rsid w:val="00E65C34"/>
    <w:rsid w:val="00E663BE"/>
    <w:rsid w:val="00E66557"/>
    <w:rsid w:val="00E66B33"/>
    <w:rsid w:val="00E70658"/>
    <w:rsid w:val="00E7260E"/>
    <w:rsid w:val="00E7779F"/>
    <w:rsid w:val="00E8215F"/>
    <w:rsid w:val="00E83248"/>
    <w:rsid w:val="00E83971"/>
    <w:rsid w:val="00E85030"/>
    <w:rsid w:val="00E90121"/>
    <w:rsid w:val="00E921D5"/>
    <w:rsid w:val="00E93487"/>
    <w:rsid w:val="00E935A5"/>
    <w:rsid w:val="00E958EF"/>
    <w:rsid w:val="00E96C9F"/>
    <w:rsid w:val="00E9703E"/>
    <w:rsid w:val="00E9787F"/>
    <w:rsid w:val="00EA15C4"/>
    <w:rsid w:val="00EA32DA"/>
    <w:rsid w:val="00EA5FC2"/>
    <w:rsid w:val="00EA73A3"/>
    <w:rsid w:val="00EA76C8"/>
    <w:rsid w:val="00EA77B4"/>
    <w:rsid w:val="00EB00AF"/>
    <w:rsid w:val="00EB0B19"/>
    <w:rsid w:val="00EB19E6"/>
    <w:rsid w:val="00EB1BA1"/>
    <w:rsid w:val="00EB619D"/>
    <w:rsid w:val="00EB624F"/>
    <w:rsid w:val="00EB6D01"/>
    <w:rsid w:val="00EB747F"/>
    <w:rsid w:val="00EB7B83"/>
    <w:rsid w:val="00EC1172"/>
    <w:rsid w:val="00EC264D"/>
    <w:rsid w:val="00EC3A96"/>
    <w:rsid w:val="00EC5149"/>
    <w:rsid w:val="00EC5E6D"/>
    <w:rsid w:val="00EC6AC4"/>
    <w:rsid w:val="00EC6ED9"/>
    <w:rsid w:val="00ED16F5"/>
    <w:rsid w:val="00ED2926"/>
    <w:rsid w:val="00ED4227"/>
    <w:rsid w:val="00ED57B4"/>
    <w:rsid w:val="00ED6B96"/>
    <w:rsid w:val="00EE00EC"/>
    <w:rsid w:val="00EE02AD"/>
    <w:rsid w:val="00EE066B"/>
    <w:rsid w:val="00EE1982"/>
    <w:rsid w:val="00EE2512"/>
    <w:rsid w:val="00EE70C9"/>
    <w:rsid w:val="00EE7726"/>
    <w:rsid w:val="00EE77FA"/>
    <w:rsid w:val="00EF19C3"/>
    <w:rsid w:val="00EF2860"/>
    <w:rsid w:val="00EF3427"/>
    <w:rsid w:val="00EF59C0"/>
    <w:rsid w:val="00EF727E"/>
    <w:rsid w:val="00F0196A"/>
    <w:rsid w:val="00F0303D"/>
    <w:rsid w:val="00F03DED"/>
    <w:rsid w:val="00F047C9"/>
    <w:rsid w:val="00F05D3D"/>
    <w:rsid w:val="00F06A0C"/>
    <w:rsid w:val="00F073DE"/>
    <w:rsid w:val="00F11100"/>
    <w:rsid w:val="00F117F1"/>
    <w:rsid w:val="00F16146"/>
    <w:rsid w:val="00F174CD"/>
    <w:rsid w:val="00F24C26"/>
    <w:rsid w:val="00F2799D"/>
    <w:rsid w:val="00F3089C"/>
    <w:rsid w:val="00F30ECB"/>
    <w:rsid w:val="00F35D12"/>
    <w:rsid w:val="00F36465"/>
    <w:rsid w:val="00F365FE"/>
    <w:rsid w:val="00F36B2B"/>
    <w:rsid w:val="00F378B3"/>
    <w:rsid w:val="00F41A1C"/>
    <w:rsid w:val="00F42845"/>
    <w:rsid w:val="00F43268"/>
    <w:rsid w:val="00F43520"/>
    <w:rsid w:val="00F4507A"/>
    <w:rsid w:val="00F45A6D"/>
    <w:rsid w:val="00F5230E"/>
    <w:rsid w:val="00F53501"/>
    <w:rsid w:val="00F53769"/>
    <w:rsid w:val="00F54BFB"/>
    <w:rsid w:val="00F5546A"/>
    <w:rsid w:val="00F5651A"/>
    <w:rsid w:val="00F626FA"/>
    <w:rsid w:val="00F71A1F"/>
    <w:rsid w:val="00F71F97"/>
    <w:rsid w:val="00F72EEC"/>
    <w:rsid w:val="00F748B3"/>
    <w:rsid w:val="00F750DD"/>
    <w:rsid w:val="00F752F9"/>
    <w:rsid w:val="00F7552B"/>
    <w:rsid w:val="00F75F06"/>
    <w:rsid w:val="00F77566"/>
    <w:rsid w:val="00F77EC5"/>
    <w:rsid w:val="00F804A2"/>
    <w:rsid w:val="00F81010"/>
    <w:rsid w:val="00F820D8"/>
    <w:rsid w:val="00F82AEA"/>
    <w:rsid w:val="00F85973"/>
    <w:rsid w:val="00F91F6D"/>
    <w:rsid w:val="00F92E88"/>
    <w:rsid w:val="00F936B2"/>
    <w:rsid w:val="00F93E24"/>
    <w:rsid w:val="00F947F3"/>
    <w:rsid w:val="00F95982"/>
    <w:rsid w:val="00F9715C"/>
    <w:rsid w:val="00F97830"/>
    <w:rsid w:val="00FA03FD"/>
    <w:rsid w:val="00FA1863"/>
    <w:rsid w:val="00FA2327"/>
    <w:rsid w:val="00FA314F"/>
    <w:rsid w:val="00FA3B5F"/>
    <w:rsid w:val="00FA62B8"/>
    <w:rsid w:val="00FA6FE4"/>
    <w:rsid w:val="00FB1703"/>
    <w:rsid w:val="00FB3C8D"/>
    <w:rsid w:val="00FB5466"/>
    <w:rsid w:val="00FB737E"/>
    <w:rsid w:val="00FB7D95"/>
    <w:rsid w:val="00FC21A1"/>
    <w:rsid w:val="00FC261B"/>
    <w:rsid w:val="00FC324F"/>
    <w:rsid w:val="00FC3ABB"/>
    <w:rsid w:val="00FC4587"/>
    <w:rsid w:val="00FC5EB9"/>
    <w:rsid w:val="00FC6C87"/>
    <w:rsid w:val="00FD0155"/>
    <w:rsid w:val="00FD1082"/>
    <w:rsid w:val="00FD15C9"/>
    <w:rsid w:val="00FD1E63"/>
    <w:rsid w:val="00FD497F"/>
    <w:rsid w:val="00FE0971"/>
    <w:rsid w:val="00FE407F"/>
    <w:rsid w:val="00FE5D29"/>
    <w:rsid w:val="00FE7B03"/>
    <w:rsid w:val="00FF0CD8"/>
    <w:rsid w:val="00FF1820"/>
    <w:rsid w:val="00FF33F7"/>
    <w:rsid w:val="00FF6148"/>
    <w:rsid w:val="00FF738A"/>
    <w:rsid w:val="6673C3F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61196C7"/>
  <w15:chartTrackingRefBased/>
  <w15:docId w15:val="{D3CB416F-708D-4C86-85D0-03E9F7E845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s-EC" w:eastAsia="es-EC"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31559"/>
    <w:rPr>
      <w:sz w:val="24"/>
      <w:szCs w:val="24"/>
      <w:lang w:eastAsia="es-ES"/>
    </w:rPr>
  </w:style>
  <w:style w:type="paragraph" w:styleId="Heading1">
    <w:name w:val="heading 1"/>
    <w:basedOn w:val="Normal"/>
    <w:next w:val="Normal"/>
    <w:link w:val="Heading1Char"/>
    <w:autoRedefine/>
    <w:uiPriority w:val="9"/>
    <w:qFormat/>
    <w:rsid w:val="00737BA4"/>
    <w:pPr>
      <w:keepNext/>
      <w:numPr>
        <w:numId w:val="2"/>
      </w:numPr>
      <w:outlineLvl w:val="0"/>
    </w:pPr>
    <w:rPr>
      <w:rFonts w:ascii="Arial" w:hAnsi="Arial" w:cs="Arial"/>
      <w:b/>
      <w:bCs/>
    </w:rPr>
  </w:style>
  <w:style w:type="paragraph" w:styleId="Heading2">
    <w:name w:val="heading 2"/>
    <w:basedOn w:val="Normal"/>
    <w:next w:val="Normal"/>
    <w:autoRedefine/>
    <w:qFormat/>
    <w:rsid w:val="0094196C"/>
    <w:pPr>
      <w:keepNext/>
      <w:numPr>
        <w:ilvl w:val="1"/>
        <w:numId w:val="2"/>
      </w:numPr>
      <w:jc w:val="both"/>
      <w:outlineLvl w:val="1"/>
    </w:pPr>
    <w:rPr>
      <w:b/>
      <w:bCs/>
      <w:noProof/>
      <w:sz w:val="22"/>
      <w:lang w:eastAsia="es-EC"/>
    </w:rPr>
  </w:style>
  <w:style w:type="paragraph" w:styleId="Heading3">
    <w:name w:val="heading 3"/>
    <w:basedOn w:val="Normal"/>
    <w:next w:val="Normal"/>
    <w:autoRedefine/>
    <w:qFormat/>
    <w:pPr>
      <w:keepNext/>
      <w:numPr>
        <w:ilvl w:val="2"/>
        <w:numId w:val="2"/>
      </w:numPr>
      <w:outlineLvl w:val="2"/>
    </w:pPr>
    <w:rPr>
      <w:rFonts w:ascii="Arial" w:hAnsi="Arial" w:cs="Arial"/>
      <w:b/>
      <w:bCs/>
      <w:sz w:val="20"/>
      <w:szCs w:val="26"/>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iCs/>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pPr>
      <w:jc w:val="center"/>
    </w:pPr>
    <w:rPr>
      <w:rFonts w:ascii="Arial" w:hAnsi="Arial" w:cs="Arial"/>
      <w:b/>
      <w:bCs/>
      <w:sz w:val="28"/>
    </w:rPr>
  </w:style>
  <w:style w:type="paragraph" w:styleId="BodyText2">
    <w:name w:val="Body Text 2"/>
    <w:basedOn w:val="Normal"/>
    <w:rPr>
      <w:sz w:val="20"/>
    </w:rPr>
  </w:style>
  <w:style w:type="paragraph" w:styleId="BodyText3">
    <w:name w:val="Body Text 3"/>
    <w:basedOn w:val="Normal"/>
    <w:pPr>
      <w:autoSpaceDE w:val="0"/>
      <w:autoSpaceDN w:val="0"/>
      <w:adjustRightInd w:val="0"/>
    </w:pPr>
    <w:rPr>
      <w:rFonts w:ascii="Arial" w:hAnsi="Arial" w:cs="Arial"/>
      <w:sz w:val="16"/>
      <w:szCs w:val="16"/>
      <w:lang w:val="en-US"/>
    </w:rPr>
  </w:style>
  <w:style w:type="paragraph" w:styleId="BodyTextIndent">
    <w:name w:val="Body Text Indent"/>
    <w:basedOn w:val="Normal"/>
    <w:pPr>
      <w:autoSpaceDE w:val="0"/>
      <w:autoSpaceDN w:val="0"/>
      <w:adjustRightInd w:val="0"/>
      <w:ind w:firstLine="284"/>
      <w:jc w:val="both"/>
    </w:pPr>
    <w:rPr>
      <w:rFonts w:ascii="Arial" w:hAnsi="Arial" w:cs="Arial"/>
      <w:sz w:val="16"/>
      <w:szCs w:val="16"/>
    </w:rPr>
  </w:style>
  <w:style w:type="paragraph" w:styleId="BalloonText">
    <w:name w:val="Balloon Text"/>
    <w:basedOn w:val="Normal"/>
    <w:semiHidden/>
    <w:rPr>
      <w:rFonts w:ascii="Tahoma" w:hAnsi="Tahoma" w:cs="Tahoma"/>
      <w:sz w:val="16"/>
      <w:szCs w:val="16"/>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rsid w:val="00447A8F"/>
    <w:pPr>
      <w:shd w:val="clear" w:color="auto" w:fill="000080"/>
    </w:pPr>
    <w:rPr>
      <w:rFonts w:ascii="Tahoma" w:hAnsi="Tahoma" w:cs="Tahoma"/>
      <w:sz w:val="20"/>
      <w:szCs w:val="20"/>
    </w:rPr>
  </w:style>
  <w:style w:type="paragraph" w:styleId="References" w:customStyle="1">
    <w:name w:val="References"/>
    <w:basedOn w:val="Normal"/>
    <w:rsid w:val="00DE5B6D"/>
    <w:pPr>
      <w:numPr>
        <w:numId w:val="3"/>
      </w:numPr>
      <w:autoSpaceDE w:val="0"/>
      <w:autoSpaceDN w:val="0"/>
      <w:jc w:val="both"/>
    </w:pPr>
    <w:rPr>
      <w:sz w:val="16"/>
      <w:szCs w:val="16"/>
      <w:lang w:val="en-US" w:eastAsia="en-US"/>
    </w:rPr>
  </w:style>
  <w:style w:type="paragraph" w:styleId="NormalWeb">
    <w:name w:val="Normal (Web)"/>
    <w:basedOn w:val="Normal"/>
    <w:uiPriority w:val="99"/>
    <w:unhideWhenUsed/>
    <w:rsid w:val="00CB6720"/>
    <w:pPr>
      <w:spacing w:before="100" w:beforeAutospacing="1" w:after="100" w:afterAutospacing="1"/>
    </w:pPr>
  </w:style>
  <w:style w:type="character" w:styleId="Emphasis">
    <w:name w:val="Emphasis"/>
    <w:qFormat/>
    <w:rsid w:val="005B04D5"/>
    <w:rPr>
      <w:i/>
      <w:iCs/>
    </w:rPr>
  </w:style>
  <w:style w:type="paragraph" w:styleId="ListParagraph">
    <w:name w:val="List Paragraph"/>
    <w:basedOn w:val="Normal"/>
    <w:uiPriority w:val="34"/>
    <w:qFormat/>
    <w:rsid w:val="004730DF"/>
    <w:pPr>
      <w:ind w:left="708"/>
    </w:pPr>
  </w:style>
  <w:style w:type="table" w:styleId="TableGrid">
    <w:name w:val="Table Grid"/>
    <w:basedOn w:val="TableNormal"/>
    <w:rsid w:val="00723B8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uiPriority w:val="99"/>
    <w:semiHidden/>
    <w:unhideWhenUsed/>
    <w:rsid w:val="003F2725"/>
    <w:rPr>
      <w:color w:val="605E5C"/>
      <w:shd w:val="clear" w:color="auto" w:fill="E1DFDD"/>
    </w:rPr>
  </w:style>
  <w:style w:type="paragraph" w:styleId="TituloURSI" w:customStyle="1">
    <w:name w:val="Titulo URSI"/>
    <w:basedOn w:val="Normal"/>
    <w:rsid w:val="0071480C"/>
    <w:pPr>
      <w:spacing w:before="100"/>
      <w:ind w:left="1134" w:right="720"/>
      <w:jc w:val="center"/>
    </w:pPr>
    <w:rPr>
      <w:sz w:val="48"/>
      <w:szCs w:val="48"/>
      <w:lang w:eastAsia="en-US"/>
    </w:rPr>
  </w:style>
  <w:style w:type="paragraph" w:styleId="ursititulo1" w:customStyle="1">
    <w:name w:val="ursi_titulo1"/>
    <w:basedOn w:val="Heading1"/>
    <w:next w:val="Normal"/>
    <w:rsid w:val="001306CE"/>
    <w:pPr>
      <w:tabs>
        <w:tab w:val="num" w:pos="360"/>
      </w:tabs>
      <w:spacing w:before="240" w:after="80"/>
      <w:ind w:left="0" w:firstLine="0"/>
      <w:jc w:val="center"/>
    </w:pPr>
    <w:rPr>
      <w:rFonts w:ascii="Times New Roman" w:hAnsi="Times New Roman" w:cs="Times New Roman"/>
      <w:b w:val="0"/>
      <w:bCs w:val="0"/>
      <w:smallCaps/>
      <w:sz w:val="20"/>
      <w:szCs w:val="20"/>
      <w:lang w:val="en-US" w:eastAsia="en-US"/>
    </w:rPr>
  </w:style>
  <w:style w:type="paragraph" w:styleId="PrrafoURSI" w:customStyle="1">
    <w:name w:val="PárrafoURSI"/>
    <w:basedOn w:val="Normal"/>
    <w:rsid w:val="001306CE"/>
    <w:pPr>
      <w:ind w:right="45" w:firstLine="284"/>
      <w:jc w:val="both"/>
    </w:pPr>
    <w:rPr>
      <w:sz w:val="20"/>
      <w:szCs w:val="20"/>
      <w:lang w:eastAsia="en-US"/>
    </w:rPr>
  </w:style>
  <w:style w:type="paragraph" w:styleId="Text" w:customStyle="1">
    <w:name w:val="Text"/>
    <w:basedOn w:val="Normal"/>
    <w:rsid w:val="000C208F"/>
    <w:pPr>
      <w:widowControl w:val="0"/>
      <w:autoSpaceDE w:val="0"/>
      <w:autoSpaceDN w:val="0"/>
      <w:spacing w:line="252" w:lineRule="auto"/>
      <w:ind w:firstLine="202"/>
      <w:jc w:val="both"/>
    </w:pPr>
    <w:rPr>
      <w:sz w:val="20"/>
      <w:szCs w:val="20"/>
      <w:lang w:val="en-US" w:eastAsia="en-US"/>
    </w:rPr>
  </w:style>
  <w:style w:type="paragraph" w:styleId="URSISeccion" w:customStyle="1">
    <w:name w:val="URSI_Seccion"/>
    <w:basedOn w:val="Heading2"/>
    <w:rsid w:val="00484FAB"/>
    <w:pPr>
      <w:numPr>
        <w:numId w:val="1"/>
      </w:numPr>
      <w:spacing w:before="140" w:after="60"/>
    </w:pPr>
    <w:rPr>
      <w:b w:val="0"/>
      <w:bCs w:val="0"/>
      <w:i/>
      <w:noProof w:val="0"/>
      <w:sz w:val="20"/>
      <w:szCs w:val="20"/>
      <w:lang w:val="es-ES" w:eastAsia="en-US"/>
    </w:rPr>
  </w:style>
  <w:style w:type="paragraph" w:styleId="ReferenciasURSI" w:customStyle="1">
    <w:name w:val="Referencias_URSI"/>
    <w:basedOn w:val="Normal"/>
    <w:rsid w:val="00737C92"/>
    <w:pPr>
      <w:tabs>
        <w:tab w:val="num" w:pos="360"/>
      </w:tabs>
      <w:ind w:left="360" w:hanging="360"/>
      <w:jc w:val="both"/>
    </w:pPr>
    <w:rPr>
      <w:sz w:val="16"/>
      <w:szCs w:val="16"/>
      <w:lang w:val="en-US" w:eastAsia="en-US"/>
    </w:rPr>
  </w:style>
  <w:style w:type="character" w:styleId="Heading1Char" w:customStyle="1">
    <w:name w:val="Heading 1 Char"/>
    <w:link w:val="Heading1"/>
    <w:uiPriority w:val="9"/>
    <w:rsid w:val="006A3F90"/>
    <w:rPr>
      <w:rFonts w:ascii="Arial" w:hAnsi="Arial" w:cs="Arial"/>
      <w:b/>
      <w:bCs/>
      <w:sz w:val="24"/>
      <w:szCs w:val="24"/>
      <w:lang w:val="es-ES" w:eastAsia="es-ES"/>
    </w:rPr>
  </w:style>
  <w:style w:type="paragraph" w:styleId="Bibliography">
    <w:name w:val="Bibliography"/>
    <w:basedOn w:val="Normal"/>
    <w:next w:val="Normal"/>
    <w:uiPriority w:val="37"/>
    <w:unhideWhenUsed/>
    <w:rsid w:val="006A3F90"/>
    <w:pPr>
      <w:tabs>
        <w:tab w:val="left" w:pos="384"/>
      </w:tabs>
      <w:ind w:left="384" w:hanging="384"/>
    </w:pPr>
  </w:style>
  <w:style w:type="character" w:styleId="PlaceholderText">
    <w:name w:val="Placeholder Text"/>
    <w:uiPriority w:val="99"/>
    <w:semiHidden/>
    <w:rsid w:val="00322287"/>
    <w:rPr>
      <w:color w:val="808080"/>
    </w:rPr>
  </w:style>
  <w:style w:type="paragraph" w:styleId="Caption">
    <w:name w:val="caption"/>
    <w:basedOn w:val="Normal"/>
    <w:next w:val="Normal"/>
    <w:unhideWhenUsed/>
    <w:qFormat/>
    <w:rsid w:val="00545C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4358">
      <w:bodyDiv w:val="1"/>
      <w:marLeft w:val="0"/>
      <w:marRight w:val="0"/>
      <w:marTop w:val="0"/>
      <w:marBottom w:val="0"/>
      <w:divBdr>
        <w:top w:val="none" w:sz="0" w:space="0" w:color="auto"/>
        <w:left w:val="none" w:sz="0" w:space="0" w:color="auto"/>
        <w:bottom w:val="none" w:sz="0" w:space="0" w:color="auto"/>
        <w:right w:val="none" w:sz="0" w:space="0" w:color="auto"/>
      </w:divBdr>
    </w:div>
    <w:div w:id="291180617">
      <w:bodyDiv w:val="1"/>
      <w:marLeft w:val="0"/>
      <w:marRight w:val="0"/>
      <w:marTop w:val="0"/>
      <w:marBottom w:val="0"/>
      <w:divBdr>
        <w:top w:val="none" w:sz="0" w:space="0" w:color="auto"/>
        <w:left w:val="none" w:sz="0" w:space="0" w:color="auto"/>
        <w:bottom w:val="none" w:sz="0" w:space="0" w:color="auto"/>
        <w:right w:val="none" w:sz="0" w:space="0" w:color="auto"/>
      </w:divBdr>
    </w:div>
    <w:div w:id="328363307">
      <w:bodyDiv w:val="1"/>
      <w:marLeft w:val="0"/>
      <w:marRight w:val="0"/>
      <w:marTop w:val="0"/>
      <w:marBottom w:val="0"/>
      <w:divBdr>
        <w:top w:val="none" w:sz="0" w:space="0" w:color="auto"/>
        <w:left w:val="none" w:sz="0" w:space="0" w:color="auto"/>
        <w:bottom w:val="none" w:sz="0" w:space="0" w:color="auto"/>
        <w:right w:val="none" w:sz="0" w:space="0" w:color="auto"/>
      </w:divBdr>
    </w:div>
    <w:div w:id="369958549">
      <w:bodyDiv w:val="1"/>
      <w:marLeft w:val="0"/>
      <w:marRight w:val="0"/>
      <w:marTop w:val="0"/>
      <w:marBottom w:val="0"/>
      <w:divBdr>
        <w:top w:val="none" w:sz="0" w:space="0" w:color="auto"/>
        <w:left w:val="none" w:sz="0" w:space="0" w:color="auto"/>
        <w:bottom w:val="none" w:sz="0" w:space="0" w:color="auto"/>
        <w:right w:val="none" w:sz="0" w:space="0" w:color="auto"/>
      </w:divBdr>
    </w:div>
    <w:div w:id="413547201">
      <w:bodyDiv w:val="1"/>
      <w:marLeft w:val="0"/>
      <w:marRight w:val="0"/>
      <w:marTop w:val="0"/>
      <w:marBottom w:val="0"/>
      <w:divBdr>
        <w:top w:val="none" w:sz="0" w:space="0" w:color="auto"/>
        <w:left w:val="none" w:sz="0" w:space="0" w:color="auto"/>
        <w:bottom w:val="none" w:sz="0" w:space="0" w:color="auto"/>
        <w:right w:val="none" w:sz="0" w:space="0" w:color="auto"/>
      </w:divBdr>
    </w:div>
    <w:div w:id="434639807">
      <w:bodyDiv w:val="1"/>
      <w:marLeft w:val="0"/>
      <w:marRight w:val="0"/>
      <w:marTop w:val="0"/>
      <w:marBottom w:val="0"/>
      <w:divBdr>
        <w:top w:val="none" w:sz="0" w:space="0" w:color="auto"/>
        <w:left w:val="none" w:sz="0" w:space="0" w:color="auto"/>
        <w:bottom w:val="none" w:sz="0" w:space="0" w:color="auto"/>
        <w:right w:val="none" w:sz="0" w:space="0" w:color="auto"/>
      </w:divBdr>
    </w:div>
    <w:div w:id="482047967">
      <w:bodyDiv w:val="1"/>
      <w:marLeft w:val="0"/>
      <w:marRight w:val="0"/>
      <w:marTop w:val="0"/>
      <w:marBottom w:val="0"/>
      <w:divBdr>
        <w:top w:val="none" w:sz="0" w:space="0" w:color="auto"/>
        <w:left w:val="none" w:sz="0" w:space="0" w:color="auto"/>
        <w:bottom w:val="none" w:sz="0" w:space="0" w:color="auto"/>
        <w:right w:val="none" w:sz="0" w:space="0" w:color="auto"/>
      </w:divBdr>
    </w:div>
    <w:div w:id="715006529">
      <w:bodyDiv w:val="1"/>
      <w:marLeft w:val="0"/>
      <w:marRight w:val="0"/>
      <w:marTop w:val="0"/>
      <w:marBottom w:val="0"/>
      <w:divBdr>
        <w:top w:val="none" w:sz="0" w:space="0" w:color="auto"/>
        <w:left w:val="none" w:sz="0" w:space="0" w:color="auto"/>
        <w:bottom w:val="none" w:sz="0" w:space="0" w:color="auto"/>
        <w:right w:val="none" w:sz="0" w:space="0" w:color="auto"/>
      </w:divBdr>
    </w:div>
    <w:div w:id="839588252">
      <w:bodyDiv w:val="1"/>
      <w:marLeft w:val="0"/>
      <w:marRight w:val="0"/>
      <w:marTop w:val="0"/>
      <w:marBottom w:val="0"/>
      <w:divBdr>
        <w:top w:val="none" w:sz="0" w:space="0" w:color="auto"/>
        <w:left w:val="none" w:sz="0" w:space="0" w:color="auto"/>
        <w:bottom w:val="none" w:sz="0" w:space="0" w:color="auto"/>
        <w:right w:val="none" w:sz="0" w:space="0" w:color="auto"/>
      </w:divBdr>
      <w:divsChild>
        <w:div w:id="5258736">
          <w:marLeft w:val="0"/>
          <w:marRight w:val="0"/>
          <w:marTop w:val="0"/>
          <w:marBottom w:val="0"/>
          <w:divBdr>
            <w:top w:val="none" w:sz="0" w:space="0" w:color="auto"/>
            <w:left w:val="none" w:sz="0" w:space="0" w:color="auto"/>
            <w:bottom w:val="none" w:sz="0" w:space="0" w:color="auto"/>
            <w:right w:val="none" w:sz="0" w:space="0" w:color="auto"/>
          </w:divBdr>
        </w:div>
        <w:div w:id="56979073">
          <w:marLeft w:val="0"/>
          <w:marRight w:val="0"/>
          <w:marTop w:val="0"/>
          <w:marBottom w:val="0"/>
          <w:divBdr>
            <w:top w:val="none" w:sz="0" w:space="0" w:color="auto"/>
            <w:left w:val="none" w:sz="0" w:space="0" w:color="auto"/>
            <w:bottom w:val="none" w:sz="0" w:space="0" w:color="auto"/>
            <w:right w:val="none" w:sz="0" w:space="0" w:color="auto"/>
          </w:divBdr>
        </w:div>
      </w:divsChild>
    </w:div>
    <w:div w:id="1213731560">
      <w:bodyDiv w:val="1"/>
      <w:marLeft w:val="0"/>
      <w:marRight w:val="0"/>
      <w:marTop w:val="0"/>
      <w:marBottom w:val="0"/>
      <w:divBdr>
        <w:top w:val="none" w:sz="0" w:space="0" w:color="auto"/>
        <w:left w:val="none" w:sz="0" w:space="0" w:color="auto"/>
        <w:bottom w:val="none" w:sz="0" w:space="0" w:color="auto"/>
        <w:right w:val="none" w:sz="0" w:space="0" w:color="auto"/>
      </w:divBdr>
    </w:div>
    <w:div w:id="1327854877">
      <w:bodyDiv w:val="1"/>
      <w:marLeft w:val="0"/>
      <w:marRight w:val="0"/>
      <w:marTop w:val="0"/>
      <w:marBottom w:val="0"/>
      <w:divBdr>
        <w:top w:val="none" w:sz="0" w:space="0" w:color="auto"/>
        <w:left w:val="none" w:sz="0" w:space="0" w:color="auto"/>
        <w:bottom w:val="none" w:sz="0" w:space="0" w:color="auto"/>
        <w:right w:val="none" w:sz="0" w:space="0" w:color="auto"/>
      </w:divBdr>
    </w:div>
    <w:div w:id="1375957411">
      <w:bodyDiv w:val="1"/>
      <w:marLeft w:val="0"/>
      <w:marRight w:val="0"/>
      <w:marTop w:val="0"/>
      <w:marBottom w:val="0"/>
      <w:divBdr>
        <w:top w:val="none" w:sz="0" w:space="0" w:color="auto"/>
        <w:left w:val="none" w:sz="0" w:space="0" w:color="auto"/>
        <w:bottom w:val="none" w:sz="0" w:space="0" w:color="auto"/>
        <w:right w:val="none" w:sz="0" w:space="0" w:color="auto"/>
      </w:divBdr>
    </w:div>
    <w:div w:id="1479803498">
      <w:bodyDiv w:val="1"/>
      <w:marLeft w:val="0"/>
      <w:marRight w:val="0"/>
      <w:marTop w:val="0"/>
      <w:marBottom w:val="0"/>
      <w:divBdr>
        <w:top w:val="none" w:sz="0" w:space="0" w:color="auto"/>
        <w:left w:val="none" w:sz="0" w:space="0" w:color="auto"/>
        <w:bottom w:val="none" w:sz="0" w:space="0" w:color="auto"/>
        <w:right w:val="none" w:sz="0" w:space="0" w:color="auto"/>
      </w:divBdr>
    </w:div>
    <w:div w:id="1659460111">
      <w:bodyDiv w:val="1"/>
      <w:marLeft w:val="0"/>
      <w:marRight w:val="0"/>
      <w:marTop w:val="0"/>
      <w:marBottom w:val="0"/>
      <w:divBdr>
        <w:top w:val="none" w:sz="0" w:space="0" w:color="auto"/>
        <w:left w:val="none" w:sz="0" w:space="0" w:color="auto"/>
        <w:bottom w:val="none" w:sz="0" w:space="0" w:color="auto"/>
        <w:right w:val="none" w:sz="0" w:space="0" w:color="auto"/>
      </w:divBdr>
    </w:div>
    <w:div w:id="171207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hyperlink" Target="https://articulo.mercadolibre.com.ec/MEC-431313270-rollo-de-fibra-optica-drop-2km-sm-2-hilos-plana-g657a2-lszh-_JM" TargetMode="External" Id="rId47" /><Relationship Type="http://schemas.openxmlformats.org/officeDocument/2006/relationships/image" Target="media/image36.png" Id="rId50" /><Relationship Type="http://schemas.openxmlformats.org/officeDocument/2006/relationships/hyperlink" Target="https://es.aliexpress.com/item/33044170145.html" TargetMode="Externa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hyperlink" Target="https://spanish.alibaba.com/product-detail/300mw-976nm-980nm-cw-fiber-coupled-diode-laser-laser-diode-ld-butterfly-pigtailed-tapered-1850704255.html" TargetMode="External" Id="rId45" /><Relationship Type="http://schemas.openxmlformats.org/officeDocument/2006/relationships/hyperlink" Target="https://www.televes.com/es/234755-multiplexor-demultiplexor-optico-dwdm.html" TargetMode="External" Id="rId53" /><Relationship Type="http://schemas.openxmlformats.org/officeDocument/2006/relationships/theme" Target="theme/theme1.xml" Id="rId58" /><Relationship Type="http://schemas.openxmlformats.org/officeDocument/2006/relationships/webSettings" Target="webSettings.xml" Id="rId5" /><Relationship Type="http://schemas.openxmlformats.org/officeDocument/2006/relationships/image" Target="media/image9.png" Id="rId19" /><Relationship Type="http://schemas.openxmlformats.org/officeDocument/2006/relationships/settings" Target="settings.xml" Id="rId4" /><Relationship Type="http://schemas.openxmlformats.org/officeDocument/2006/relationships/hyperlink" Target="mailto:dennys.salazar@epn.edu.ec" TargetMode="External" Id="rId9" /><Relationship Type="http://schemas.openxmlformats.org/officeDocument/2006/relationships/image" Target="media/image4.png" Id="rId14"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hyperlink" Target="https://es.made-in-china.com/co_zjhuanshun/product_Wdm-1550nm-Optical-Transmitter-Direct-Modulation-Huanshun_ehyysgiry.html" TargetMode="External" Id="rId43" /><Relationship Type="http://schemas.openxmlformats.org/officeDocument/2006/relationships/image" Target="media/image35.png" Id="rId48" /><Relationship Type="http://schemas.openxmlformats.org/officeDocument/2006/relationships/image" Target="media/image39.png" Id="rId56" /><Relationship Type="http://schemas.openxmlformats.org/officeDocument/2006/relationships/hyperlink" Target="mailto:dennys.salazar@epn.edu.ec" TargetMode="External" Id="rId8" /><Relationship Type="http://schemas.openxmlformats.org/officeDocument/2006/relationships/hyperlink" Target="https://spanish.alibaba.com/product-detail/optical-transponder-oeo-3r-10g-regenerator-60559704476.html" TargetMode="External" Id="rId51"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4.png" Id="rId46"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image" Target="media/image38.png"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png" Id="rId15"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hyperlink" Target="http://www.claupet.com/media/pictures/_ficha_tecnica/redes_fibra_optica/equi_optico/RX_OPTICO_CX-ROR-II.pdf" TargetMode="External" Id="rId49" /><Relationship Type="http://schemas.openxmlformats.org/officeDocument/2006/relationships/fontTable" Target="fontTable.xml" Id="rId57" /><Relationship Type="http://schemas.openxmlformats.org/officeDocument/2006/relationships/footer" Target="footer1.xml" Id="rId10" /><Relationship Type="http://schemas.openxmlformats.org/officeDocument/2006/relationships/image" Target="media/image21.png" Id="rId31" /><Relationship Type="http://schemas.openxmlformats.org/officeDocument/2006/relationships/image" Target="media/image33.png" Id="rId44" /><Relationship Type="http://schemas.openxmlformats.org/officeDocument/2006/relationships/image" Target="media/image37.png" Id="rId52" /><Relationship Type="http://schemas.openxmlformats.org/officeDocument/2006/relationships/image" Target="/media/image28.png" Id="Rb00b09678d8e442c" /><Relationship Type="http://schemas.openxmlformats.org/officeDocument/2006/relationships/image" Target="/media/image29.png" Id="R686caef4177a4ff4" /><Relationship Type="http://schemas.openxmlformats.org/officeDocument/2006/relationships/image" Target="/media/image2a.png" Id="R2ccadfac9fa84336" /><Relationship Type="http://schemas.openxmlformats.org/officeDocument/2006/relationships/image" Target="/media/image2b.png" Id="Re91249f3f9c8458f" /><Relationship Type="http://schemas.openxmlformats.org/officeDocument/2006/relationships/image" Target="/media/image2c.png" Id="Ra87be4cc6cdb4421"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Est2</b:Tag>
    <b:SourceType>InternetSite</b:SourceType>
    <b:Guid>{405071A4-F44F-447F-9EDF-4E152B273A35}</b:Guid>
    <b:Title>Estación base</b:Title>
    <b:URL>https://es.wikipedia.org/wiki/Estaci%C3%B3n_base</b:URL>
    <b:RefOrder>1</b:RefOrder>
  </b:Source>
  <b:Source>
    <b:Tag>Ant3</b:Tag>
    <b:SourceType>InternetSite</b:SourceType>
    <b:Guid>{45A2BB4E-1E5F-4942-95B8-73D44DBADB48}</b:Guid>
    <b:Title>Antena Yagi</b:Title>
    <b:URL>https://es.wikipedia.org/wiki/Antena_Yagi</b:URL>
    <b:RefOrder>2</b:RefOrder>
  </b:Source>
</b:Sources>
</file>

<file path=customXml/itemProps1.xml><?xml version="1.0" encoding="utf-8"?>
<ds:datastoreItem xmlns:ds="http://schemas.openxmlformats.org/officeDocument/2006/customXml" ds:itemID="{46B9AB2D-6141-4718-AB33-6680CFA4E70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Familiar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Preparación de Informes en formato IEE</dc:title>
  <dc:subject/>
  <dc:creator>wmm</dc:creator>
  <keywords/>
  <dc:description/>
  <lastModifiedBy>DENNYS FRANCISCO SALAZAR DOMINGUEZ</lastModifiedBy>
  <revision>744</revision>
  <lastPrinted>2021-07-12T05:50:00.0000000Z</lastPrinted>
  <dcterms:created xsi:type="dcterms:W3CDTF">2020-11-23T18:09:00.0000000Z</dcterms:created>
  <dcterms:modified xsi:type="dcterms:W3CDTF">2021-07-20T19:21:35.7997912Z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d3cd6032-8444-39ec-b0c5-093beea73ef7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zotero-version="5.0.96.2"&gt;&lt;session id="ZLNDMC8J"/&gt;&lt;style id="http://www.zotero.org/styles/ieee" locale="es-MX" hasBibliography="1" bibliographyStyleHasBeenSet="1"/&gt;&lt;prefs&gt;&lt;pref name="fieldType" value="Field"/&gt;&lt;pref name="automaticJo</vt:lpwstr>
  </property>
  <property fmtid="{D5CDD505-2E9C-101B-9397-08002B2CF9AE}" pid="26" name="ZOTERO_PREF_2">
    <vt:lpwstr>urnalAbbreviations" value="true"/&gt;&lt;/prefs&gt;&lt;/data&gt;</vt:lpwstr>
  </property>
</Properties>
</file>